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357EF" w:rsidRDefault="00115E1E">
      <w:pPr>
        <w:pStyle w:val="a5"/>
        <w:spacing w:line="480" w:lineRule="auto"/>
        <w:rPr>
          <w:i/>
          <w:iCs/>
        </w:rPr>
      </w:pPr>
      <w:del w:id="0" w:author="." w:date="2020-02-10T22:31:00Z">
        <w:r>
          <w:rPr>
            <w:i/>
            <w:iCs/>
          </w:rPr>
          <w:delText>Running head: generalist predator</w:delText>
        </w:r>
      </w:del>
      <w:proofErr w:type="spellStart"/>
      <w:proofErr w:type="gramStart"/>
      <w:r>
        <w:rPr>
          <w:i/>
          <w:iCs/>
        </w:rPr>
        <w:t>s</w:t>
      </w:r>
      <w:proofErr w:type="gramEnd"/>
      <w:del w:id="1" w:author="." w:date="2020-02-10T22:31:00Z">
        <w:r>
          <w:rPr>
            <w:i/>
            <w:iCs/>
          </w:rPr>
          <w:delText xml:space="preserve"> for biocontro</w:delText>
        </w:r>
      </w:del>
      <w:r>
        <w:rPr>
          <w:i/>
          <w:iCs/>
        </w:rPr>
        <w:t>l</w:t>
      </w:r>
      <w:proofErr w:type="spellEnd"/>
    </w:p>
    <w:p w:rsidR="005357EF" w:rsidRDefault="00115E1E">
      <w:pPr>
        <w:pStyle w:val="a5"/>
        <w:spacing w:line="480" w:lineRule="auto"/>
        <w:rPr>
          <w:i/>
          <w:iCs/>
        </w:rPr>
      </w:pPr>
      <w:r>
        <w:rPr>
          <w:i/>
          <w:iCs/>
        </w:rPr>
        <w:br/>
      </w:r>
      <w:commentRangeStart w:id="2"/>
    </w:p>
    <w:p w:rsidR="005357EF" w:rsidRDefault="00115E1E">
      <w:pPr>
        <w:pStyle w:val="a5"/>
        <w:spacing w:line="480" w:lineRule="auto"/>
        <w:jc w:val="center"/>
        <w:rPr>
          <w:ins w:id="3" w:author="." w:date="2020-02-10T22:31:00Z"/>
          <w:del w:id="4" w:author="Jia Ang Ou" w:date="2020-02-24T22:17:00Z"/>
          <w:b/>
          <w:bCs/>
          <w:sz w:val="28"/>
          <w:szCs w:val="28"/>
        </w:rPr>
      </w:pPr>
      <w:ins w:id="5" w:author="." w:date="2020-02-10T22:31:00Z">
        <w:r>
          <w:rPr>
            <w:b/>
            <w:bCs/>
            <w:sz w:val="28"/>
            <w:szCs w:val="28"/>
          </w:rPr>
          <w:t>Pest consumption by arthropod generalist predators increases with crop stage in organic and conventional</w:t>
        </w:r>
        <w:del w:id="6" w:author="Jia Ang Ou" w:date="2020-02-24T22:17:00Z">
          <w:r>
            <w:rPr>
              <w:b/>
              <w:bCs/>
              <w:sz w:val="28"/>
              <w:szCs w:val="28"/>
            </w:rPr>
            <w:delText xml:space="preserve"> farms</w:delText>
          </w:r>
        </w:del>
      </w:ins>
      <w:commentRangeEnd w:id="2"/>
      <w:r>
        <w:commentReference w:id="2"/>
      </w:r>
    </w:p>
    <w:p w:rsidR="005357EF" w:rsidRDefault="00115E1E">
      <w:pPr>
        <w:pStyle w:val="a5"/>
        <w:spacing w:line="480" w:lineRule="auto"/>
        <w:jc w:val="center"/>
        <w:rPr>
          <w:del w:id="7" w:author="." w:date="2020-02-10T22:31:00Z"/>
          <w:b/>
          <w:bCs/>
          <w:sz w:val="28"/>
          <w:szCs w:val="28"/>
        </w:rPr>
      </w:pPr>
      <w:del w:id="8" w:author="." w:date="2020-02-10T22:31:00Z">
        <w:r>
          <w:rPr>
            <w:b/>
            <w:bCs/>
            <w:sz w:val="28"/>
            <w:szCs w:val="28"/>
          </w:rPr>
          <w:delText>Biocontrol</w:delText>
        </w:r>
      </w:del>
      <w:del w:id="9" w:author="Jia Ang Ou" w:date="2020-02-24T22:16:00Z">
        <w:r>
          <w:rPr>
            <w:b/>
            <w:bCs/>
            <w:sz w:val="28"/>
            <w:szCs w:val="28"/>
          </w:rPr>
          <w:delText xml:space="preserve"> </w:delText>
        </w:r>
      </w:del>
      <w:del w:id="10" w:author="." w:date="2020-02-10T22:31:00Z">
        <w:r>
          <w:rPr>
            <w:b/>
            <w:bCs/>
            <w:sz w:val="28"/>
            <w:szCs w:val="28"/>
          </w:rPr>
          <w:delText xml:space="preserve">efficacy of arthropod generalist predators increases with crop stage in </w:delText>
        </w:r>
        <w:r>
          <w:rPr>
            <w:b/>
            <w:bCs/>
            <w:sz w:val="28"/>
            <w:szCs w:val="28"/>
          </w:rPr>
          <w:delText>organic and conventional farm</w:delText>
        </w:r>
      </w:del>
      <w:del w:id="11" w:author="Jia Ang Ou" w:date="2020-02-24T22:16:00Z">
        <w:r>
          <w:rPr>
            <w:b/>
            <w:bCs/>
            <w:sz w:val="28"/>
            <w:szCs w:val="28"/>
          </w:rPr>
          <w:delText>s</w:delText>
        </w:r>
      </w:del>
      <w:del w:id="12" w:author="." w:date="2020-02-10T22:31:00Z">
        <w:r>
          <w:rPr>
            <w:b/>
            <w:bCs/>
            <w:sz w:val="28"/>
            <w:szCs w:val="28"/>
          </w:rPr>
          <w:delText xml:space="preserve"> </w:delText>
        </w:r>
      </w:del>
    </w:p>
    <w:p w:rsidR="005357EF" w:rsidRDefault="005357EF">
      <w:pPr>
        <w:pStyle w:val="a5"/>
        <w:spacing w:line="480" w:lineRule="auto"/>
        <w:jc w:val="center"/>
        <w:rPr>
          <w:b/>
          <w:bCs/>
          <w:sz w:val="28"/>
          <w:szCs w:val="28"/>
        </w:rPr>
      </w:pPr>
    </w:p>
    <w:p w:rsidR="005357EF" w:rsidRDefault="00115E1E">
      <w:pPr>
        <w:spacing w:line="480" w:lineRule="auto"/>
        <w:jc w:val="center"/>
        <w:rPr>
          <w:vertAlign w:val="superscript"/>
        </w:rPr>
      </w:pPr>
      <w:r>
        <w:t>Gen-Chang Hsu</w:t>
      </w:r>
      <w:r>
        <w:rPr>
          <w:vertAlign w:val="superscript"/>
        </w:rPr>
        <w:t>1</w:t>
      </w:r>
      <w:r>
        <w:t xml:space="preserve">, </w:t>
      </w:r>
      <w:proofErr w:type="spellStart"/>
      <w:r>
        <w:t>Jia-Ang</w:t>
      </w:r>
      <w:proofErr w:type="spellEnd"/>
      <w:r>
        <w:t xml:space="preserve"> Ou</w:t>
      </w:r>
      <w:r>
        <w:rPr>
          <w:vertAlign w:val="superscript"/>
        </w:rPr>
        <w:t>2</w:t>
      </w:r>
      <w:r>
        <w:t>, and Chuan-Kai Ho</w:t>
      </w:r>
      <w:r>
        <w:rPr>
          <w:vertAlign w:val="superscript"/>
        </w:rPr>
        <w:t>1</w:t>
      </w:r>
      <w:proofErr w:type="gramStart"/>
      <w:r>
        <w:rPr>
          <w:vertAlign w:val="superscript"/>
        </w:rPr>
        <w:t>,2</w:t>
      </w:r>
      <w:proofErr w:type="gramEnd"/>
      <w:r>
        <w:rPr>
          <w:vertAlign w:val="superscript"/>
        </w:rPr>
        <w:t>*</w:t>
      </w:r>
    </w:p>
    <w:p w:rsidR="005357EF" w:rsidRDefault="005357EF">
      <w:pPr>
        <w:spacing w:line="480" w:lineRule="auto"/>
        <w:rPr>
          <w:vertAlign w:val="superscript"/>
        </w:rPr>
      </w:pPr>
    </w:p>
    <w:p w:rsidR="005357EF" w:rsidRDefault="00115E1E">
      <w:pPr>
        <w:spacing w:line="480" w:lineRule="auto"/>
      </w:pPr>
      <w:r>
        <w:rPr>
          <w:vertAlign w:val="superscript"/>
        </w:rPr>
        <w:t>1</w:t>
      </w:r>
      <w:r>
        <w:t>Department of Life Science, National Taiwan University, Taipei, Taiwan</w:t>
      </w:r>
    </w:p>
    <w:p w:rsidR="005357EF" w:rsidRDefault="00115E1E">
      <w:pPr>
        <w:spacing w:line="480" w:lineRule="auto"/>
      </w:pPr>
      <w:r>
        <w:rPr>
          <w:vertAlign w:val="superscript"/>
        </w:rPr>
        <w:t>2</w:t>
      </w:r>
      <w:r>
        <w:t>Institute of Ecology and Evolutionary Biology, National Taiwan University, Taipei, Taiwan</w:t>
      </w:r>
    </w:p>
    <w:p w:rsidR="005357EF" w:rsidRDefault="00115E1E">
      <w:pPr>
        <w:spacing w:line="480" w:lineRule="auto"/>
      </w:pPr>
      <w:r>
        <w:t xml:space="preserve">* Correspondence author.  </w:t>
      </w:r>
      <w:proofErr w:type="spellStart"/>
      <w:r>
        <w:t>ORCiD</w:t>
      </w:r>
      <w:proofErr w:type="spellEnd"/>
      <w:r>
        <w:t xml:space="preserve"> ID: http://orcid.org/0000-0002-6437-</w:t>
      </w:r>
      <w:proofErr w:type="gramStart"/>
      <w:r>
        <w:t>0073  Email</w:t>
      </w:r>
      <w:proofErr w:type="gramEnd"/>
      <w:r>
        <w:t xml:space="preserve">: </w:t>
      </w:r>
      <w:hyperlink r:id="rId8" w:history="1">
        <w:r>
          <w:rPr>
            <w:rStyle w:val="Hyperlink0"/>
          </w:rPr>
          <w:t>ckho@ntu.edu.tw</w:t>
        </w:r>
      </w:hyperlink>
      <w:r>
        <w:rPr>
          <w:rFonts w:ascii="Arial Unicode MS" w:hAnsi="Arial Unicode MS"/>
          <w:sz w:val="28"/>
          <w:szCs w:val="28"/>
        </w:rPr>
        <w:br w:type="page"/>
      </w:r>
    </w:p>
    <w:p w:rsidR="005357EF" w:rsidRDefault="00115E1E">
      <w:pPr>
        <w:widowControl/>
        <w:spacing w:line="480" w:lineRule="auto"/>
        <w:jc w:val="center"/>
        <w:rPr>
          <w:b/>
          <w:bCs/>
          <w:sz w:val="28"/>
          <w:szCs w:val="28"/>
        </w:rPr>
      </w:pPr>
      <w:r>
        <w:rPr>
          <w:b/>
          <w:bCs/>
          <w:sz w:val="28"/>
          <w:szCs w:val="28"/>
        </w:rPr>
        <w:lastRenderedPageBreak/>
        <w:t>Abstract</w:t>
      </w:r>
    </w:p>
    <w:p w:rsidR="005357EF" w:rsidRDefault="00115E1E">
      <w:pPr>
        <w:pStyle w:val="a5"/>
        <w:numPr>
          <w:ilvl w:val="0"/>
          <w:numId w:val="2"/>
        </w:numPr>
        <w:spacing w:line="480" w:lineRule="auto"/>
      </w:pPr>
      <w:r>
        <w:t xml:space="preserve">Although generalist predators are ubiquitous </w:t>
      </w:r>
      <w:del w:id="13" w:author="." w:date="2020-02-13T20:45:00Z">
        <w:r>
          <w:delText xml:space="preserve">and consume pests </w:delText>
        </w:r>
      </w:del>
      <w:r>
        <w:t xml:space="preserve">in agro-ecosystems, their </w:t>
      </w:r>
      <w:commentRangeStart w:id="14"/>
      <w:ins w:id="15" w:author="." w:date="2020-02-13T20:45:00Z">
        <w:r>
          <w:t>functional</w:t>
        </w:r>
      </w:ins>
      <w:commentRangeEnd w:id="14"/>
      <w:r>
        <w:commentReference w:id="14"/>
      </w:r>
      <w:ins w:id="16" w:author="." w:date="2020-02-13T20:45:00Z">
        <w:r>
          <w:t xml:space="preserve"> role in </w:t>
        </w:r>
        <w:r>
          <w:t>pest</w:t>
        </w:r>
      </w:ins>
      <w:r>
        <w:t xml:space="preserve"> </w:t>
      </w:r>
      <w:ins w:id="17" w:author="." w:date="2020-02-13T20:45:00Z">
        <w:r>
          <w:t>consumptio</w:t>
        </w:r>
      </w:ins>
      <w:r>
        <w:t>n</w:t>
      </w:r>
      <w:ins w:id="18" w:author="." w:date="2020-02-13T20:46:00Z">
        <w:r>
          <w:t xml:space="preserve"> </w:t>
        </w:r>
      </w:ins>
      <w:del w:id="19" w:author="." w:date="2020-02-13T20:45:00Z">
        <w:r>
          <w:delText xml:space="preserve">biocontrol efficacy </w:delText>
        </w:r>
      </w:del>
      <w:r>
        <w:t xml:space="preserve">has been debated </w:t>
      </w:r>
      <w:commentRangeStart w:id="20"/>
      <w:r>
        <w:t>because the diet choice of generalist predators may vary with prey composition, crop stage, and farm type</w:t>
      </w:r>
      <w:commentRangeEnd w:id="20"/>
      <w:r>
        <w:commentReference w:id="20"/>
      </w:r>
      <w:r>
        <w:t xml:space="preserve">.  Quantitative studies on the </w:t>
      </w:r>
      <w:proofErr w:type="spellStart"/>
      <w:r>
        <w:t>trophic</w:t>
      </w:r>
      <w:proofErr w:type="spellEnd"/>
      <w:r>
        <w:t xml:space="preserve"> dynamics of generalist predators are needed to assess t</w:t>
      </w:r>
      <w:r>
        <w:t xml:space="preserve">heir </w:t>
      </w:r>
      <w:del w:id="21" w:author="." w:date="2020-02-13T20:47:00Z">
        <w:r>
          <w:delText xml:space="preserve">efficacy </w:delText>
        </w:r>
      </w:del>
      <w:ins w:id="22" w:author="." w:date="2020-02-13T20:47:00Z">
        <w:r>
          <w:t xml:space="preserve">potential </w:t>
        </w:r>
      </w:ins>
      <w:r>
        <w:t xml:space="preserve">as </w:t>
      </w:r>
      <w:proofErr w:type="spellStart"/>
      <w:r>
        <w:t>biocontrol</w:t>
      </w:r>
      <w:proofErr w:type="spellEnd"/>
      <w:r>
        <w:t xml:space="preserve"> agents.  </w:t>
      </w:r>
    </w:p>
    <w:p w:rsidR="005357EF" w:rsidRDefault="00115E1E">
      <w:pPr>
        <w:pStyle w:val="a5"/>
        <w:numPr>
          <w:ilvl w:val="0"/>
          <w:numId w:val="2"/>
        </w:numPr>
        <w:spacing w:line="480" w:lineRule="auto"/>
      </w:pPr>
      <w:r>
        <w:t xml:space="preserve">To examine the </w:t>
      </w:r>
      <w:proofErr w:type="spellStart"/>
      <w:ins w:id="23" w:author="." w:date="2020-02-13T20:48:00Z">
        <w:r>
          <w:t>trophic</w:t>
        </w:r>
        <w:proofErr w:type="spellEnd"/>
        <w:r>
          <w:t xml:space="preserve"> dynamics</w:t>
        </w:r>
      </w:ins>
      <w:r>
        <w:t xml:space="preserve"> </w:t>
      </w:r>
      <w:del w:id="24" w:author="." w:date="2020-02-13T20:48:00Z">
        <w:r>
          <w:delText>biocontrol efficac</w:delText>
        </w:r>
      </w:del>
      <w:del w:id="25" w:author="Jia Ang Ou" w:date="2020-02-24T22:28:00Z">
        <w:r>
          <w:delText>y</w:delText>
        </w:r>
      </w:del>
      <w:del w:id="26" w:author="." w:date="2020-02-13T20:48:00Z">
        <w:r>
          <w:delText xml:space="preserve"> </w:delText>
        </w:r>
      </w:del>
      <w:r>
        <w:t xml:space="preserve">of arthropod generalist predators under field conditions, we surveyed arthropod communities and applied stable isotope analysis to </w:t>
      </w:r>
      <w:del w:id="27" w:author="." w:date="2020-02-14T19:39:00Z">
        <w:r>
          <w:delText xml:space="preserve">quantify </w:delText>
        </w:r>
      </w:del>
      <w:ins w:id="28" w:author="." w:date="2020-02-14T19:39:00Z">
        <w:r>
          <w:t xml:space="preserve">determine </w:t>
        </w:r>
      </w:ins>
      <w:r>
        <w:t xml:space="preserve">the diet composition of these predators at different crop stages in </w:t>
      </w:r>
      <w:commentRangeStart w:id="29"/>
      <w:r>
        <w:t>paired</w:t>
      </w:r>
      <w:commentRangeEnd w:id="29"/>
      <w:r>
        <w:commentReference w:id="29"/>
      </w:r>
      <w:r>
        <w:t xml:space="preserve"> organic and conventional rice farms.  Specifically, we 1) examined the resource partitioning (</w:t>
      </w:r>
      <w:proofErr w:type="spellStart"/>
      <w:r>
        <w:t>trophic</w:t>
      </w:r>
      <w:proofErr w:type="spellEnd"/>
      <w:r>
        <w:t xml:space="preserve"> niches) of these predators, </w:t>
      </w:r>
      <w:commentRangeStart w:id="30"/>
      <w:r>
        <w:t xml:space="preserve">2) quantified </w:t>
      </w:r>
      <w:del w:id="31" w:author="." w:date="2020-02-13T20:57:00Z">
        <w:r>
          <w:delText>these pred</w:delText>
        </w:r>
      </w:del>
      <w:proofErr w:type="spellStart"/>
      <w:r>
        <w:t>a</w:t>
      </w:r>
      <w:del w:id="32" w:author="." w:date="2020-02-13T20:58:00Z">
        <w:r>
          <w:delText>tors’</w:delText>
        </w:r>
      </w:del>
      <w:ins w:id="33" w:author="." w:date="2020-02-13T20:58:00Z">
        <w:r>
          <w:t>their</w:t>
        </w:r>
      </w:ins>
      <w:proofErr w:type="spellEnd"/>
      <w:r>
        <w:t xml:space="preserve"> diet composi</w:t>
      </w:r>
      <w:r>
        <w:t xml:space="preserve">tion from potential prey sources (rice herbivores, tourist herbivores, and </w:t>
      </w:r>
      <w:proofErr w:type="spellStart"/>
      <w:r>
        <w:t>detritivores</w:t>
      </w:r>
      <w:proofErr w:type="spellEnd"/>
      <w:r>
        <w:t>), and 3) investigated the effects of farm type (organic</w:t>
      </w:r>
      <w:ins w:id="34" w:author="." w:date="2020-02-13T20:49:00Z">
        <w:r>
          <w:t xml:space="preserve"> </w:t>
        </w:r>
        <w:proofErr w:type="spellStart"/>
        <w:r>
          <w:t>v</w:t>
        </w:r>
      </w:ins>
      <w:r>
        <w:t>s</w:t>
      </w:r>
      <w:proofErr w:type="gramStart"/>
      <w:ins w:id="35" w:author="." w:date="2020-02-13T20:49:00Z">
        <w:r>
          <w:t>.</w:t>
        </w:r>
      </w:ins>
      <w:proofErr w:type="gramEnd"/>
      <w:del w:id="36" w:author="." w:date="2020-02-13T20:49:00Z">
        <w:r>
          <w:delText>/</w:delText>
        </w:r>
      </w:del>
      <w:r>
        <w:t>conventional</w:t>
      </w:r>
      <w:proofErr w:type="spellEnd"/>
      <w:r>
        <w:t xml:space="preserve">) and crop stage </w:t>
      </w:r>
      <w:commentRangeEnd w:id="30"/>
      <w:r>
        <w:commentReference w:id="30"/>
      </w:r>
      <w:r>
        <w:t>(</w:t>
      </w:r>
      <w:proofErr w:type="spellStart"/>
      <w:r>
        <w:t>tillering</w:t>
      </w:r>
      <w:proofErr w:type="spellEnd"/>
      <w:r>
        <w:t>/flowering/ripening stage) on rice herbivore</w:t>
      </w:r>
      <w:ins w:id="37" w:author="." w:date="2020-02-13T20:59:00Z">
        <w:r>
          <w:t xml:space="preserve"> (pest</w:t>
        </w:r>
      </w:ins>
      <w:r>
        <w:t>) consumption by</w:t>
      </w:r>
      <w:r>
        <w:t xml:space="preserve"> the predators.  </w:t>
      </w:r>
    </w:p>
    <w:p w:rsidR="005357EF" w:rsidRDefault="00115E1E">
      <w:pPr>
        <w:pStyle w:val="a5"/>
        <w:numPr>
          <w:ilvl w:val="0"/>
          <w:numId w:val="2"/>
        </w:numPr>
        <w:spacing w:line="480" w:lineRule="auto"/>
      </w:pPr>
      <w:r>
        <w:t xml:space="preserve">Our results show that predators in both organic and conventional farms shifted </w:t>
      </w:r>
      <w:proofErr w:type="spellStart"/>
      <w:r>
        <w:t>trophic</w:t>
      </w:r>
      <w:proofErr w:type="spellEnd"/>
      <w:r>
        <w:t xml:space="preserve"> niches and consumed increasing proportions of rice herbivores in their diet over crop stage (from 34-55% at </w:t>
      </w:r>
      <w:proofErr w:type="spellStart"/>
      <w:r>
        <w:t>tillering</w:t>
      </w:r>
      <w:proofErr w:type="spellEnd"/>
      <w:r>
        <w:t xml:space="preserve"> to 90-93% at ripening stage), </w:t>
      </w:r>
      <w:ins w:id="38" w:author="." w:date="2020-02-13T21:00:00Z">
        <w:r>
          <w:t>sug</w:t>
        </w:r>
        <w:r>
          <w:t>gesting an increasing per capita suppression on pests by thes</w:t>
        </w:r>
      </w:ins>
      <w:r>
        <w:t>e</w:t>
      </w:r>
      <w:ins w:id="39" w:author="." w:date="2020-02-13T21:00:00Z">
        <w:r>
          <w:t xml:space="preserve"> predators over time</w:t>
        </w:r>
      </w:ins>
      <w:del w:id="40" w:author="." w:date="2020-02-13T21:00:00Z">
        <w:r>
          <w:delText>suggesting an increasing biocontrol</w:delText>
        </w:r>
      </w:del>
      <w:r>
        <w:t xml:space="preserve"> </w:t>
      </w:r>
      <w:del w:id="41" w:author="." w:date="2020-02-13T21:00:00Z">
        <w:r>
          <w:delText>efficacy of generalist predators over tim</w:delText>
        </w:r>
      </w:del>
      <w:r>
        <w:t xml:space="preserve">e regardless of farm type.  Surprisingly, predators consumed </w:t>
      </w:r>
      <w:del w:id="42" w:author="." w:date="2020-02-13T21:03:00Z">
        <w:r>
          <w:delText xml:space="preserve">more </w:delText>
        </w:r>
      </w:del>
      <w:ins w:id="43" w:author="." w:date="2020-02-13T21:03:00Z">
        <w:r>
          <w:t xml:space="preserve">higher proportions of </w:t>
        </w:r>
      </w:ins>
      <w:r>
        <w:t xml:space="preserve">rice herbivores in conventional than organic farms at </w:t>
      </w:r>
      <w:proofErr w:type="spellStart"/>
      <w:r>
        <w:t>tillering</w:t>
      </w:r>
      <w:proofErr w:type="spellEnd"/>
      <w:r>
        <w:t xml:space="preserve"> and flowering stages, highlighting their underappreciated </w:t>
      </w:r>
      <w:ins w:id="44" w:author="." w:date="2020-02-13T21:05:00Z">
        <w:r>
          <w:t xml:space="preserve">functional </w:t>
        </w:r>
      </w:ins>
      <w:r>
        <w:t xml:space="preserve">role as </w:t>
      </w:r>
      <w:ins w:id="45" w:author="." w:date="2020-02-13T21:05:00Z">
        <w:r>
          <w:t xml:space="preserve">potential </w:t>
        </w:r>
      </w:ins>
      <w:proofErr w:type="spellStart"/>
      <w:r>
        <w:t>biocontrol</w:t>
      </w:r>
      <w:proofErr w:type="spellEnd"/>
      <w:r>
        <w:t xml:space="preserve"> agents in conventional farms.</w:t>
      </w:r>
    </w:p>
    <w:p w:rsidR="005357EF" w:rsidRDefault="00115E1E">
      <w:pPr>
        <w:pStyle w:val="a5"/>
        <w:numPr>
          <w:ilvl w:val="0"/>
          <w:numId w:val="2"/>
        </w:numPr>
        <w:spacing w:line="480" w:lineRule="auto"/>
      </w:pPr>
      <w:r>
        <w:rPr>
          <w:i/>
          <w:iCs/>
        </w:rPr>
        <w:t>Synthesis and applications</w:t>
      </w:r>
      <w:r>
        <w:t xml:space="preserve">.  We demonstrate </w:t>
      </w:r>
      <w:del w:id="46" w:author="." w:date="2020-02-13T21:07:00Z">
        <w:r>
          <w:delText xml:space="preserve">the </w:delText>
        </w:r>
      </w:del>
      <w:r>
        <w:t xml:space="preserve">high </w:t>
      </w:r>
      <w:del w:id="47" w:author="." w:date="2020-02-13T21:07:00Z">
        <w:r>
          <w:delText xml:space="preserve">biocontrol </w:delText>
        </w:r>
        <w:r>
          <w:delText>efficacy (</w:delText>
        </w:r>
      </w:del>
      <w:r>
        <w:t>per capita pest consumption</w:t>
      </w:r>
      <w:del w:id="48" w:author="." w:date="2020-02-13T21:07:00Z">
        <w:r>
          <w:delText>) of</w:delText>
        </w:r>
      </w:del>
      <w:ins w:id="49" w:author="." w:date="2020-02-13T21:08:00Z">
        <w:r>
          <w:t xml:space="preserve"> by</w:t>
        </w:r>
      </w:ins>
      <w:r>
        <w:t xml:space="preserve"> arthropod generalist predators in both organic and conventional rice </w:t>
      </w:r>
      <w:r>
        <w:lastRenderedPageBreak/>
        <w:t>farms.  Therefore, agricultural management schemes should aim at maintaining an abundance of these predators</w:t>
      </w:r>
      <w:ins w:id="50" w:author="." w:date="2020-02-13T21:09:00Z">
        <w:r>
          <w:t xml:space="preserve"> in the fiel</w:t>
        </w:r>
      </w:ins>
      <w:r>
        <w:t>d to preserve their</w:t>
      </w:r>
      <w:ins w:id="51" w:author="." w:date="2020-02-13T21:08:00Z">
        <w:r>
          <w:t xml:space="preserve"> ec</w:t>
        </w:r>
        <w:r>
          <w:t>ological role and</w:t>
        </w:r>
        <w:del w:id="52" w:author="Jia Ang Ou" w:date="2020-02-24T22:34:00Z">
          <w:r>
            <w:delText xml:space="preserve"> th</w:delText>
          </w:r>
        </w:del>
      </w:ins>
      <w:del w:id="53" w:author="Jia Ang Ou" w:date="2020-02-24T22:34:00Z">
        <w:r>
          <w:delText>e</w:delText>
        </w:r>
      </w:del>
      <w:r>
        <w:t xml:space="preserve"> associated ecosystem services. </w:t>
      </w:r>
    </w:p>
    <w:p w:rsidR="005357EF" w:rsidRDefault="00115E1E">
      <w:pPr>
        <w:widowControl/>
        <w:spacing w:line="480" w:lineRule="auto"/>
        <w:ind w:firstLine="480"/>
        <w:rPr>
          <w:color w:val="FF0000"/>
          <w:kern w:val="0"/>
          <w:u w:color="FF0000"/>
        </w:rPr>
      </w:pPr>
      <w:r>
        <w:rPr>
          <w:color w:val="FF0000"/>
          <w:u w:color="FF0000"/>
        </w:rPr>
        <w:t xml:space="preserve"> </w:t>
      </w:r>
    </w:p>
    <w:p w:rsidR="005357EF" w:rsidRDefault="00115E1E">
      <w:pPr>
        <w:widowControl/>
        <w:spacing w:line="480" w:lineRule="auto"/>
        <w:rPr>
          <w:i/>
          <w:iCs/>
        </w:rPr>
      </w:pPr>
      <w:r>
        <w:rPr>
          <w:i/>
          <w:iCs/>
        </w:rPr>
        <w:t xml:space="preserve">Keywords: </w:t>
      </w:r>
      <w:proofErr w:type="spellStart"/>
      <w:r>
        <w:rPr>
          <w:i/>
          <w:iCs/>
        </w:rPr>
        <w:t>biocontrol</w:t>
      </w:r>
      <w:proofErr w:type="spellEnd"/>
      <w:r>
        <w:rPr>
          <w:i/>
          <w:iCs/>
        </w:rPr>
        <w:t xml:space="preserve">, rice herbivores, </w:t>
      </w:r>
      <w:proofErr w:type="spellStart"/>
      <w:r>
        <w:rPr>
          <w:i/>
          <w:iCs/>
        </w:rPr>
        <w:t>detritivores</w:t>
      </w:r>
      <w:proofErr w:type="spellEnd"/>
      <w:r>
        <w:rPr>
          <w:i/>
          <w:iCs/>
        </w:rPr>
        <w:t xml:space="preserve">, diet composition, arthropod community, predator-prey interactions, </w:t>
      </w:r>
      <w:proofErr w:type="spellStart"/>
      <w:r>
        <w:rPr>
          <w:i/>
          <w:iCs/>
        </w:rPr>
        <w:t>trophic</w:t>
      </w:r>
      <w:proofErr w:type="spellEnd"/>
      <w:r>
        <w:rPr>
          <w:i/>
          <w:iCs/>
        </w:rPr>
        <w:t xml:space="preserve"> interactions, generalist predators, rice paddy, organic and conventional</w:t>
      </w:r>
      <w:r>
        <w:rPr>
          <w:i/>
          <w:iCs/>
        </w:rPr>
        <w:t xml:space="preserve"> farms, crop stage, stable isotope analysis </w:t>
      </w:r>
    </w:p>
    <w:p w:rsidR="005357EF" w:rsidRDefault="005357EF">
      <w:pPr>
        <w:widowControl/>
        <w:spacing w:line="480" w:lineRule="auto"/>
        <w:rPr>
          <w:i/>
          <w:iCs/>
        </w:rPr>
      </w:pPr>
    </w:p>
    <w:p w:rsidR="005357EF" w:rsidRDefault="00115E1E">
      <w:pPr>
        <w:spacing w:line="480" w:lineRule="auto"/>
        <w:rPr>
          <w:b/>
          <w:bCs/>
        </w:rPr>
      </w:pPr>
      <w:r>
        <w:rPr>
          <w:b/>
          <w:bCs/>
        </w:rPr>
        <w:t>Introduction</w:t>
      </w:r>
    </w:p>
    <w:p w:rsidR="005357EF" w:rsidRDefault="00115E1E">
      <w:pPr>
        <w:spacing w:line="480" w:lineRule="auto"/>
        <w:ind w:firstLine="482"/>
      </w:pPr>
      <w:r>
        <w:t xml:space="preserve">The </w:t>
      </w:r>
      <w:del w:id="54" w:author="." w:date="2020-02-11T11:21:00Z">
        <w:r>
          <w:delText xml:space="preserve">utilization </w:delText>
        </w:r>
      </w:del>
      <w:ins w:id="55" w:author="." w:date="2020-02-11T11:21:00Z">
        <w:r>
          <w:t>us</w:t>
        </w:r>
      </w:ins>
      <w:r>
        <w:t>e</w:t>
      </w:r>
      <w:ins w:id="56" w:author="." w:date="2020-02-11T11:21:00Z">
        <w:r>
          <w:t xml:space="preserve"> </w:t>
        </w:r>
      </w:ins>
      <w:r>
        <w:t xml:space="preserve">of </w:t>
      </w:r>
      <w:ins w:id="57" w:author="." w:date="2020-02-14T20:01:00Z">
        <w:r>
          <w:t xml:space="preserve">arthropod </w:t>
        </w:r>
      </w:ins>
      <w:r>
        <w:t>natural enemies to control pest</w:t>
      </w:r>
      <w:ins w:id="58" w:author="." w:date="2020-02-13T09:02:00Z">
        <w:r>
          <w:t>s</w:t>
        </w:r>
      </w:ins>
      <w:r>
        <w:t xml:space="preserve"> is an essential component of </w:t>
      </w:r>
      <w:proofErr w:type="spellStart"/>
      <w:r>
        <w:t>biocontrol</w:t>
      </w:r>
      <w:proofErr w:type="spellEnd"/>
      <w:r>
        <w:t xml:space="preserve"> programs </w:t>
      </w:r>
      <w:r w:rsidR="005357EF">
        <w:fldChar w:fldCharType="begin"/>
      </w:r>
      <w:r>
        <w:instrText xml:space="preserve"> ADDIN EN.CITE &lt;EndNote&gt;&lt;Cite  &gt;&lt;Author&gt;Ali&lt;/Author&gt;&lt;Year&gt;2019&lt;/Year&gt;&lt;RecNum&gt;750&lt;</w:instrText>
      </w:r>
      <w:r>
        <w:instrText>/RecNum&gt;&lt;DisplayText&gt;(Ali et al. 2019; Obrycki &amp; Kring 1998; Symondson, Sunderland &amp; Greenstone 2002)&lt;/DisplayText&gt;&lt;record&gt;&lt;rec-number&gt;750&lt;/rec-number&gt;&lt;foreign-keys&gt;&lt;key app="EN" db-id="s2a9tdf5ptxsr1ex5t7x9av4z2zfr0vx0dev" timestamp="1563942479"&gt;750&lt;/key&gt;</w:instrText>
      </w:r>
      <w:r>
        <w:instrText>&lt;/foreign-keys&gt;&lt;ref-type name="Journal Article"&gt;17&lt;/ref-type&gt;&lt;contributors&gt;&lt;authors&gt;&lt;author&gt;Ali, M. P.&lt;/author&gt;&lt;author&gt;Bari, M. N.&lt;/author&gt;&lt;author&gt;Haque, S. S.&lt;/author&gt;&lt;author&gt;Kabir, M. M. M.&lt;/author&gt;&lt;author&gt;Afrin, S.&lt;/author&gt;&lt;author&gt;Nowrin, F.&lt;/author&gt;&lt;au</w:instrText>
      </w:r>
      <w:r>
        <w:instrText>thor&gt;Islam, M. S.&lt;/author&gt;&lt;author&gt;Landis, D. A.&lt;/author&gt;&lt;/authors&gt;&lt;/contributors&gt;&lt;auth-address&gt;Entomology Division, Bangladesh Rice Research Institute, Gazipur, 1701, Bangladesh. panna_ali@yahoo.com.&amp;#13;Entomology Division, Bangladesh Rice Research Instit</w:instrText>
      </w:r>
      <w:r>
        <w:instrText>ute, Gazipur, 1701, Bangladesh.&amp;#13;Farm Management Division, Bangladesh Rice Research Institute, Gazipur, 1701, Bangladesh.&amp;#13;Department of Entomology, Michigan State University, East Lansing, MI, USA.&lt;/auth-address&gt;&lt;titles&gt;&lt;title&gt;Establishing next-gene</w:instrText>
      </w:r>
      <w:r>
        <w:instrText>ration pest control services in rice fields: eco-agriculture&lt;/title&gt;&lt;secondary-title&gt;Scientific Reports&lt;/secondary-title&gt;&lt;/titles&gt;&lt;periodical&gt;&lt;full-title&gt;Scientific Reports&lt;/full-title&gt;&lt;abbr-1&gt;Sci Rep-Uk&lt;/abbr-1&gt;&lt;/periodical&gt;&lt;pages&gt;10180&lt;/pages&gt;&lt;volume&gt;9&lt;/</w:instrText>
      </w:r>
      <w:r>
        <w:instrText>volume&gt;&lt;number&gt;1&lt;/number&gt;&lt;edition&gt;2019/07/17&lt;/edition&gt;&lt;dates&gt;&lt;year&gt;2019&lt;/year&gt;&lt;pub-dates&gt;&lt;date&gt;Jul 15&lt;/date&gt;&lt;/pub-dates&gt;&lt;/dates&gt;&lt;isbn&gt;2045-2322 (Electronic)&amp;#13;2045-2322 (Linking)&lt;/isbn&gt;&lt;accession-num&gt;31308440&lt;/accession-num&gt;&lt;urls&gt;&lt;related-urls&gt;&lt;url&gt;https</w:instrText>
      </w:r>
      <w:r>
        <w:instrText>://www.ncbi.nlm.nih.gov/pubmed/31308440&lt;/url&gt;&lt;/related-urls&gt;&lt;/urls&gt;&lt;electronic-resource-num&gt;10.1038/s41598-019-46688-6&lt;/electronic-resource-num&gt;&lt;/record&gt;&lt;/Cite&gt;&lt;Cite  &gt;&lt;Author&gt;Obrycki&lt;/Author&gt;&lt;Year&gt;1998&lt;/Year&gt;&lt;RecNum&gt;747&lt;/RecNum&gt;&lt;record&gt;&lt;rec-number&gt;747&lt;/re</w:instrText>
      </w:r>
      <w:r>
        <w:instrText>c-number&gt;&lt;foreign-keys&gt;&lt;key app="EN" db-id="s2a9tdf5ptxsr1ex5t7x9av4z2zfr0vx0dev" timestamp="1561799408"&gt;747&lt;/key&gt;&lt;/foreign-keys&gt;&lt;ref-type name="Journal Article"&gt;17&lt;/ref-type&gt;&lt;contributors&gt;&lt;authors&gt;&lt;author&gt;Obrycki, J. J.&lt;/author&gt;&lt;author&gt;Kring, T. J.&lt;/autho</w:instrText>
      </w:r>
      <w:r>
        <w:instrText>r&gt;&lt;/authors&gt;&lt;/contributors&gt;&lt;auth-address&gt;Iowa State Univ Sci &amp;amp; Technol, Dept Entomol, Ames, IA 50011 USA&amp;#13;Univ Arkansas, Dept Entomol, Fayetteville, AR 72701 USA&lt;/auth-address&gt;&lt;titles&gt;&lt;title&gt;Predaceous Coccinellidae in biological control&lt;/title&gt;&lt;sec</w:instrText>
      </w:r>
      <w:r>
        <w:instrText>ondary-title&gt;Annual Review of Entomology&lt;/secondary-title&gt;&lt;alt-title&gt;Annu Rev Entomol&lt;/alt-title&gt;&lt;/titles&gt;&lt;alt-periodical&gt;&lt;full-title&gt;Annual Review of Entomology, Vol 59, 2014&lt;/full-title&gt;&lt;abbr-1&gt;Annu Rev Entomol&lt;/abbr-1&gt;&lt;/alt-periodical&gt;&lt;pages&gt;295-321&lt;/pa</w:instrText>
      </w:r>
      <w:r>
        <w:instrText xml:space="preserve">ges&gt;&lt;volume&gt;43&lt;/volume&gt;&lt;keywords&gt;&lt;keyword&gt;coleoptera&lt;/keyword&gt;&lt;keyword&gt;augmentation&lt;/keyword&gt;&lt;keyword&gt;conservation&lt;/keyword&gt;&lt;keyword&gt;importation&lt;/keyword&gt;&lt;keyword&gt;classical biological control&lt;/keyword&gt;&lt;keyword&gt;predators&lt;/keyword&gt;&lt;keyword&gt;harmonia-axyridis </w:instrText>
      </w:r>
      <w:r>
        <w:instrText>pallas&lt;/keyword&gt;&lt;keyword&gt;lady beetle coleoptera&lt;/keyword&gt;&lt;keyword&gt;propylea-quatuordecimpunctata coleoptera&lt;/keyword&gt;&lt;keyword&gt;delphastus-pusillus coleoptera&lt;/keyword&gt;&lt;keyword&gt;temperature-dependent development&lt;/keyword&gt;&lt;keyword&gt;hippodamia convergens coleopte</w:instrText>
      </w:r>
      <w:r>
        <w:instrText>ra&lt;/keyword&gt;&lt;keyword&gt;coleomegilla-maculata coleoptera&lt;/keyword&gt;&lt;keyword&gt;eriopis-connexa coleoptera&lt;/keyword&gt;&lt;keyword&gt;pubescent potato plants&lt;/keyword&gt;&lt;keyword&gt;eastern south-dakota&lt;/keyword&gt;&lt;/keywords&gt;&lt;dates&gt;&lt;year&gt;1998&lt;/year&gt;&lt;/dates&gt;&lt;isbn&gt;0066-4170&lt;/isbn&gt;&lt;a</w:instrText>
      </w:r>
      <w:r>
        <w:instrText>ccession-num&gt;WOS:000071438300014&lt;/accession-num&gt;&lt;urls&gt;&lt;related-urls&gt;&lt;url&gt;&amp;lt;Go to ISI&amp;gt;://WOS:000071438300014&lt;/url&gt;&lt;/related-urls&gt;&lt;/urls&gt;&lt;electronic-resource-num&gt;DOI 10.1146/annurev.ento.43.1.295&lt;/electronic-resource-num&gt;&lt;language&gt;English&lt;/language&gt;&lt;/re</w:instrText>
      </w:r>
      <w:r>
        <w:instrText>cord&gt;&lt;/Cite&gt;&lt;Cite  &gt;&lt;Author&gt;Symondson&lt;/Author&gt;&lt;Year&gt;2002&lt;/Year&gt;&lt;RecNum&gt;757&lt;/RecNum&gt;&lt;record&gt;&lt;rec-number&gt;757&lt;/rec-number&gt;&lt;foreign-keys&gt;&lt;key app="EN" db-id="s2a9tdf5ptxsr1ex5t7x9av4z2zfr0vx0dev" timestamp="1564318795"&gt;757&lt;/key&gt;&lt;/foreign-keys&gt;&lt;ref-type name="J</w:instrText>
      </w:r>
      <w:r>
        <w:instrText>ournal Article"&gt;17&lt;/ref-type&gt;&lt;contributors&gt;&lt;authors&gt;&lt;author&gt;Symondson, W. O. C.&lt;/author&gt;&lt;author&gt;Sunderland, K. D.&lt;/author&gt;&lt;author&gt;Greenstone, M. H.&lt;/author&gt;&lt;/authors&gt;&lt;/contributors&gt;&lt;auth-address&gt;Univ Wales Coll Cardiff, Cardiff Sch Biosci, Cardiff CF10 3TL</w:instrText>
      </w:r>
      <w:r>
        <w:instrText>, S Glam, Wales&amp;#13;Inst Hort Res, Dept Entomol Sci, Wellesbourne CV35 9EF, Warwick, England&amp;#13;USDA ARS, Plant Sci &amp;amp; water Conservat Res Lab, Stillwater, OK USA&lt;/auth-address&gt;&lt;titles&gt;&lt;title&gt;Can generalist predators be effective biocontrol agents?&lt;/ti</w:instrText>
      </w:r>
      <w:r>
        <w:instrText>tle&gt;&lt;secondary-title&gt;Annual Review of Entomology&lt;/secondary-title&gt;&lt;alt-title&gt;Annu Rev Entomol&lt;/alt-title&gt;&lt;/titles&gt;&lt;alt-periodical&gt;&lt;full-title&gt;Annual Review of Entomology, Vol 59, 2014&lt;/full-title&gt;&lt;abbr-1&gt;Annu Rev Entomol&lt;/abbr-1&gt;&lt;/alt-periodical&gt;&lt;pages&gt;561</w:instrText>
      </w:r>
      <w:r>
        <w:instrText>-594&lt;/pages&gt;&lt;volume&gt;47&lt;/volume&gt;&lt;keywords&gt;&lt;keyword&gt;polyphagous predators&lt;/keyword&gt;&lt;keyword&gt;predation theory&lt;/keyword&gt;&lt;keyword&gt;generalists versus specialists&lt;/keyword&gt;&lt;keyword&gt;habitat manipulation&lt;/keyword&gt;&lt;keyword&gt;conservation biological control&lt;/keyword&gt;&lt;k</w:instrText>
      </w:r>
      <w:r>
        <w:instrText>eyword&gt;colorado potato beetle&lt;/keyword&gt;&lt;keyword&gt;aphid rhopalosiphum-padi&lt;/keyword&gt;&lt;keyword&gt;pterostichus-melanarius coleoptera&lt;/keyword&gt;&lt;keyword&gt;augmentative biological-control&lt;/keyword&gt;&lt;keyword&gt;ephemeral crop habitats&lt;/keyword&gt;&lt;keyword&gt;gypsy-moth lepidopte</w:instrText>
      </w:r>
      <w:r>
        <w:instrText>ra&lt;/keyword&gt;&lt;keyword&gt;rosy apple aphid&lt;/keyword&gt;&lt;keyword&gt;natural enemies&lt;/keyword&gt;&lt;keyword&gt;population-dynamics&lt;/keyword&gt;&lt;keyword&gt;coleomegilla-maculata&lt;/keyword&gt;&lt;/keywords&gt;&lt;dates&gt;&lt;year&gt;2002&lt;/year&gt;&lt;/dates&gt;&lt;isbn&gt;0066-4170&lt;/isbn&gt;&lt;accession-num&gt;WOS:0001734219000</w:instrText>
      </w:r>
      <w:r>
        <w:instrText>19&lt;/accession-num&gt;&lt;urls&gt;&lt;related-urls&gt;&lt;url&gt;&amp;lt;Go to ISI&amp;gt;://WOS:000173421900019&lt;/url&gt;&lt;/related-urls&gt;&lt;/urls&gt;&lt;electronic-resource-num&gt;DOI 10.1146/annurev.ento.47.091201.145240&lt;/electronic-resource-num&gt;&lt;language&gt;English&lt;/language&gt;&lt;/record&gt;&lt;/Cite&gt;&lt;/EndNote&gt;</w:instrText>
      </w:r>
      <w:r w:rsidR="005357EF">
        <w:fldChar w:fldCharType="separate"/>
      </w:r>
      <w:r>
        <w:t>(Ali et al. 2019; Obrycki &amp; Kring 1998; Symondson, Sunderland &amp; Greenstone 2002)</w:t>
      </w:r>
      <w:r w:rsidR="005357EF">
        <w:fldChar w:fldCharType="end"/>
      </w:r>
      <w:r>
        <w:t>.  While natural enemies include specialists and generalists, specialists (e.g., parasitoids) often receive more attentions for their high specificity in regulating pest pop</w:t>
      </w:r>
      <w:r>
        <w:t xml:space="preserve">ulations </w:t>
      </w:r>
      <w:r w:rsidR="005357EF">
        <w:fldChar w:fldCharType="begin"/>
      </w:r>
      <w:r>
        <w:instrText xml:space="preserve"> ADDIN EN.CITE &lt;EndNote&gt;&lt;Cite  &gt;&lt;Author&gt;Flores&lt;/Author&gt;&lt;Year&gt;2017&lt;/Year&gt;&lt;RecNum&gt;754&lt;/RecNum&gt;&lt;DisplayText&gt;(Flores &amp; Ciomperlik 2017; Hǻgvar &amp; Hofsvang 1991; Hoy &amp; Nguyen 2001)&lt;/DisplayText&gt;&lt;record&gt;&lt;rec-number&gt;754&lt;/rec-number&gt;&lt;foreign-keys&gt;&lt;key app=</w:instrText>
      </w:r>
      <w:r>
        <w:instrText>"EN" db-id="s2a9tdf5ptxsr1ex5t7x9av4z2zfr0vx0dev" timestamp="1564217334"&gt;754&lt;/key&gt;&lt;/foreign-keys&gt;&lt;ref-type name="Journal Article"&gt;17&lt;/ref-type&gt;&lt;contributors&gt;&lt;authors&gt;&lt;author&gt;Flores, D.&lt;/author&gt;&lt;author&gt;Ciomperlik, M.&lt;/author&gt;&lt;/authors&gt;&lt;/contributors&gt;&lt;auth-a</w:instrText>
      </w:r>
      <w:r>
        <w:instrText>ddress&gt;USDA APHIS PPQ S&amp;amp;T CPHST Mission Lab, Edinburg, TX 20250 USA&lt;/auth-address&gt;&lt;titles&gt;&lt;title&gt;&lt;style face="normal" font="default" size="100%"&gt;Biological control using the ectoparasitoid, &lt;/style&gt;&lt;style face="italic" font="default" size="100%"&gt;Tamari</w:instrText>
      </w:r>
      <w:r>
        <w:instrText>xia radiata&lt;/style&gt;&lt;style face="normal" font="default" size="100%"&gt;, against the Asian citrus psyllid, &lt;/style&gt;&lt;style face="italic" font="default" size="100%"&gt;Diaphorina citri&lt;/style&gt;&lt;style face="normal" font="default" size="100%"&gt;, in the Lower Rio Grande</w:instrText>
      </w:r>
      <w:r>
        <w:instrText xml:space="preserve"> Valley of Texas&lt;/style&gt;&lt;/title&gt;&lt;secondary-title&gt;Southwestern Entomologist&lt;/secondary-title&gt;&lt;alt-title&gt;Southwest Entomol&lt;/alt-title&gt;&lt;/titles&gt;&lt;periodical&gt;&lt;full-title&gt;Southwestern Entomologist&lt;/full-title&gt;&lt;abbr-1&gt;Southwest Entomol&lt;/abbr-1&gt;&lt;/periodical&gt;&lt;alt-p</w:instrText>
      </w:r>
      <w:r>
        <w:instrText>eriodical&gt;&lt;full-title&gt;Southwestern Entomologist&lt;/full-title&gt;&lt;abbr-1&gt;Southwest Entomol&lt;/abbr-1&gt;&lt;/alt-periodical&gt;&lt;pages&gt;49-59&lt;/pages&gt;&lt;volume&gt;42&lt;/volume&gt;&lt;number&gt;1&lt;/number&gt;&lt;dates&gt;&lt;year&gt;2017&lt;/year&gt;&lt;pub-dates&gt;&lt;date&gt;Mar&lt;/date&gt;&lt;/pub-dates&gt;&lt;/dates&gt;&lt;isbn&gt;0147-1724&lt;/</w:instrText>
      </w:r>
      <w:r>
        <w:instrText>isbn&gt;&lt;accession-num&gt;WOS:000395300000005&lt;/accession-num&gt;&lt;urls&gt;&lt;related-urls&gt;&lt;url&gt;&amp;lt;Go to ISI&amp;gt;://WOS:000395300000005&lt;/url&gt;&lt;/related-urls&gt;&lt;/urls&gt;&lt;language&gt;English&lt;/language&gt;&lt;/record&gt;&lt;/Cite&gt;&lt;Cite  &gt;&lt;Author&gt;Hǻgvar&lt;/Author&gt;&lt;Year&gt;1991&lt;/Year&gt;&lt;record&gt;&lt;rec-numb</w:instrText>
      </w:r>
      <w:r>
        <w:instrText>er&gt;752&lt;/rec-number&gt;&lt;foreign-keys&gt;&lt;key app="EN" db-id="s2a9tdf5ptxsr1ex5t7x9av4z2zfr0vx0dev" timestamp="1564058640"&gt;752&lt;/key&gt;&lt;/foreign-keys&gt;&lt;ref-type name="Journal Article"&gt;17&lt;/ref-type&gt;&lt;contributors&gt;&lt;authors&gt;&lt;author&gt;&lt;style face="normal" font="default" size</w:instrText>
      </w:r>
      <w:r>
        <w:instrText>="100%"&gt;E. B. H&lt;/style&gt;&lt;style face="normal" font="default" charset="238" size="100%"&gt;ǻgvar&lt;/style&gt;&lt;/author&gt;&lt;author&gt;&lt;style face="normal" font="default" charset="238" size="100%"&gt;T. Hofsvang&lt;/style&gt;&lt;/author&gt;&lt;/authors&gt;&lt;/contributors&gt;&lt;titles&gt;&lt;title&gt;Aphid paras</w:instrText>
      </w:r>
      <w:r>
        <w:instrText>itoids (Hymenoptera, Aphidiidae): biology, host selection and use in biological control&lt;/title&gt;&lt;secondary-title&gt;Biocontrol news and Information&lt;/secondary-title&gt;&lt;/titles&gt;&lt;periodical&gt;&lt;full-title&gt;Biocontrol news and Information&lt;/full-title&gt;&lt;/periodical&gt;&lt;page</w:instrText>
      </w:r>
      <w:r>
        <w:instrText>s&gt;13-42&lt;/pages&gt;&lt;volume&gt;12&lt;/volume&gt;&lt;number&gt;1&lt;/number&gt;&lt;dates&gt;&lt;year&gt;1991&lt;/year&gt;&lt;/dates&gt;&lt;urls/&gt;&lt;/record&gt;&lt;/Cite&gt;&lt;Cite  &gt;&lt;Author&gt;Hoy&lt;/Author&gt;&lt;Year&gt;2001&lt;/Year&gt;&lt;RecNum&gt;753&lt;/RecNum&gt;&lt;record&gt;&lt;rec-number&gt;753&lt;/rec-number&gt;&lt;foreign-keys&gt;&lt;key app="EN" db-id="s2a9tdf5ptxsr</w:instrText>
      </w:r>
      <w:r>
        <w:instrText>1ex5t7x9av4z2zfr0vx0dev" timestamp="1564060372"&gt;753&lt;/key&gt;&lt;/foreign-keys&gt;&lt;ref-type name="Journal Article"&gt;17&lt;/ref-type&gt;&lt;contributors&gt;&lt;authors&gt;&lt;author&gt;Hoy, Marjorie A.&lt;/author&gt;&lt;author&gt;Ru Nguyen&lt;/author&gt;&lt;/authors&gt;&lt;/contributors&gt;&lt;titles&gt;&lt;title&gt;Classical biolog</w:instrText>
      </w:r>
      <w:r>
        <w:instrText>ical control of Asian citrus psylla&lt;/title&gt;&lt;secondary-title&gt;Citrus Industry&lt;/secondary-title&gt;&lt;/titles&gt;&lt;periodical&gt;&lt;full-title&gt;Citrus Industry&lt;/full-title&gt;&lt;/periodical&gt;&lt;pages&gt;48-50&lt;/pages&gt;&lt;volume&gt;81&lt;/volume&gt;&lt;dates&gt;&lt;year&gt;2001&lt;/year&gt;&lt;/dates&gt;&lt;urls/&gt;&lt;/record&gt;&lt;/</w:instrText>
      </w:r>
      <w:r>
        <w:instrText>Cite&gt;&lt;/EndNote&gt;</w:instrText>
      </w:r>
      <w:r w:rsidR="005357EF">
        <w:fldChar w:fldCharType="separate"/>
      </w:r>
      <w:r>
        <w:t>(Flores &amp; Ciomperlik 2017; Hǻgvar &amp; Hofsvang 1991; Hoy &amp; Nguyen 2001)</w:t>
      </w:r>
      <w:r w:rsidR="005357EF">
        <w:fldChar w:fldCharType="end"/>
      </w:r>
      <w:r>
        <w:t xml:space="preserve">.  </w:t>
      </w:r>
      <w:ins w:id="59" w:author="." w:date="2020-02-11T11:22:00Z">
        <w:r>
          <w:t xml:space="preserve">On the other hand, </w:t>
        </w:r>
        <w:proofErr w:type="gramStart"/>
        <w:r>
          <w:t>a</w:t>
        </w:r>
      </w:ins>
      <w:proofErr w:type="gramEnd"/>
      <w:del w:id="60" w:author="." w:date="2020-02-11T11:22:00Z">
        <w:r>
          <w:delText>A</w:delText>
        </w:r>
      </w:del>
      <w:r>
        <w:t>lthough less emphasized, generalist</w:t>
      </w:r>
      <w:del w:id="61" w:author="." w:date="2020-02-11T11:24:00Z">
        <w:r>
          <w:delText>s</w:delText>
        </w:r>
      </w:del>
      <w:r>
        <w:t xml:space="preserve"> </w:t>
      </w:r>
      <w:del w:id="62" w:author="." w:date="2020-02-11T11:23:00Z">
        <w:r>
          <w:delText xml:space="preserve">(e.g., arthropod </w:delText>
        </w:r>
      </w:del>
      <w:r>
        <w:t>predators</w:t>
      </w:r>
      <w:del w:id="63" w:author="." w:date="2020-02-11T11:23:00Z">
        <w:r>
          <w:delText>)</w:delText>
        </w:r>
      </w:del>
      <w:r>
        <w:t xml:space="preserve"> may also have the capacity to control various pests.  For example, </w:t>
      </w:r>
      <w:ins w:id="64" w:author="." w:date="2020-02-11T11:24:00Z">
        <w:r>
          <w:t xml:space="preserve">arthropod </w:t>
        </w:r>
      </w:ins>
      <w:r>
        <w:t>gen</w:t>
      </w:r>
      <w:r>
        <w:t xml:space="preserve">eralist predators have reportedly reduced the populations of diverse pest species in agricultural fields </w:t>
      </w:r>
      <w:r w:rsidR="005357EF">
        <w:fldChar w:fldCharType="begin"/>
      </w:r>
      <w:r>
        <w:instrText xml:space="preserve"> ADDIN EN.CITE &lt;EndNote&gt;&lt;Cite  &gt;&lt;Author&gt;Obrycki&lt;/Author&gt;&lt;Year&gt;1998&lt;/Year&gt;&lt;RecNum&gt;747&lt;/RecNum&gt;&lt;DisplayText&gt;(Obrycki &amp; Kring 1998; Riechert &amp; Lockley 198</w:instrText>
      </w:r>
      <w:r>
        <w:instrText>4; Stiling &amp; Cornelissen 2005; Sunderland 1999)&lt;/DisplayText&gt;&lt;record&gt;&lt;rec-number&gt;747&lt;/rec-number&gt;&lt;foreign-keys&gt;&lt;key app="EN" db-id="s2a9tdf5ptxsr1ex5t7x9av4z2zfr0vx0dev" timestamp="1561799408"&gt;747&lt;/key&gt;&lt;/foreign-keys&gt;&lt;ref-type name="Journal Article"&gt;17&lt;/re</w:instrText>
      </w:r>
      <w:r>
        <w:instrText>f-type&gt;&lt;contributors&gt;&lt;authors&gt;&lt;author&gt;Obrycki, J. J.&lt;/author&gt;&lt;author&gt;Kring, T. J.&lt;/author&gt;&lt;/authors&gt;&lt;/contributors&gt;&lt;auth-address&gt;Iowa State Univ Sci &amp;amp; Technol, Dept Entomol, Ames, IA 50011 USA&amp;#13;Univ Arkansas, Dept Entomol, Fayetteville, AR 72701 USA</w:instrText>
      </w:r>
      <w:r>
        <w:instrText>&lt;/auth-address&gt;&lt;titles&gt;&lt;title&gt;Predaceous Coccinellidae in biological control&lt;/title&gt;&lt;secondary-title&gt;Annual Review of Entomology&lt;/secondary-title&gt;&lt;alt-title&gt;Annu Rev Entomol&lt;/alt-title&gt;&lt;/titles&gt;&lt;alt-periodical&gt;&lt;full-title&gt;Annual Review of Entomology, Vol 5</w:instrText>
      </w:r>
      <w:r>
        <w:instrText>9, 2014&lt;/full-title&gt;&lt;abbr-1&gt;Annu Rev Entomol&lt;/abbr-1&gt;&lt;/alt-periodical&gt;&lt;pages&gt;295-321&lt;/pages&gt;&lt;volume&gt;43&lt;/volume&gt;&lt;keywords&gt;&lt;keyword&gt;coleoptera&lt;/keyword&gt;&lt;keyword&gt;augmentation&lt;/keyword&gt;&lt;keyword&gt;conservation&lt;/keyword&gt;&lt;keyword&gt;importation&lt;/keyword&gt;&lt;keyword&gt;class</w:instrText>
      </w:r>
      <w:r>
        <w:instrText>ical biological control&lt;/keyword&gt;&lt;keyword&gt;predators&lt;/keyword&gt;&lt;keyword&gt;harmonia-axyridis pallas&lt;/keyword&gt;&lt;keyword&gt;lady beetle coleoptera&lt;/keyword&gt;&lt;keyword&gt;propylea-quatuordecimpunctata coleoptera&lt;/keyword&gt;&lt;keyword&gt;delphastus-pusillus coleoptera&lt;/keyword&gt;&lt;ke</w:instrText>
      </w:r>
      <w:r>
        <w:instrText>yword&gt;temperature-dependent development&lt;/keyword&gt;&lt;keyword&gt;hippodamia convergens coleoptera&lt;/keyword&gt;&lt;keyword&gt;coleomegilla-maculata coleoptera&lt;/keyword&gt;&lt;keyword&gt;eriopis-connexa coleoptera&lt;/keyword&gt;&lt;keyword&gt;pubescent potato plants&lt;/keyword&gt;&lt;keyword&gt;eastern s</w:instrText>
      </w:r>
      <w:r>
        <w:instrText>outh-dakota&lt;/keyword&gt;&lt;/keywords&gt;&lt;dates&gt;&lt;year&gt;1998&lt;/year&gt;&lt;/dates&gt;&lt;isbn&gt;0066-4170&lt;/isbn&gt;&lt;accession-num&gt;WOS:000071438300014&lt;/accession-num&gt;&lt;urls&gt;&lt;related-urls&gt;&lt;url&gt;&amp;lt;Go to ISI&amp;gt;://WOS:000071438300014&lt;/url&gt;&lt;/related-urls&gt;&lt;/urls&gt;&lt;electronic-resource-num&gt;DOI</w:instrText>
      </w:r>
      <w:r>
        <w:instrText xml:space="preserve"> 10.1146/annurev.ento.43.1.295&lt;/electronic-resource-num&gt;&lt;language&gt;English&lt;/language&gt;&lt;/record&gt;&lt;/Cite&gt;&lt;Cite  &gt;&lt;Author&gt;Riechert&lt;/Author&gt;&lt;Year&gt;1984&lt;/Year&gt;&lt;RecNum&gt;746&lt;/RecNum&gt;&lt;record&gt;&lt;rec-number&gt;746&lt;/rec-number&gt;&lt;foreign-keys&gt;&lt;key app="EN" db-id="s2a9tdf5ptxsr1e</w:instrText>
      </w:r>
      <w:r>
        <w:instrText>x5t7x9av4z2zfr0vx0dev" timestamp="1561796636"&gt;746&lt;/key&gt;&lt;/foreign-keys&gt;&lt;ref-type name="Journal Article"&gt;17&lt;/ref-type&gt;&lt;contributors&gt;&lt;authors&gt;&lt;author&gt;Riechert, S. E.&lt;/author&gt;&lt;author&gt;Lockley, T.&lt;/author&gt;&lt;/authors&gt;&lt;/contributors&gt;&lt;auth-address&gt;So Field Crop Inse</w:instrText>
      </w:r>
      <w:r>
        <w:instrText>ct Management Lab, Stoneville, Ms 38776 USA&lt;/auth-address&gt;&lt;titles&gt;&lt;title&gt;Spiders as biological control agents&lt;/title&gt;&lt;secondary-title&gt;Annual Review of Entomology&lt;/secondary-title&gt;&lt;alt-title&gt;Annu Rev Entomol&lt;/alt-title&gt;&lt;/titles&gt;&lt;alt-periodical&gt;&lt;full-title&gt;A</w:instrText>
      </w:r>
      <w:r>
        <w:instrText>nnual Review of Entomology, Vol 59, 2014&lt;/full-title&gt;&lt;abbr-1&gt;Annu Rev Entomol&lt;/abbr-1&gt;&lt;/alt-periodical&gt;&lt;pages&gt;299-320&lt;/pages&gt;&lt;volume&gt;29&lt;/volume&gt;&lt;dates&gt;&lt;year&gt;1984&lt;/year&gt;&lt;/dates&gt;&lt;isbn&gt;0066-4170&lt;/isbn&gt;&lt;accession-num&gt;WOS:A1984RZ27700014&lt;/accession-num&gt;&lt;urls&gt;&lt;r</w:instrText>
      </w:r>
      <w:r>
        <w:instrText>elated-urls&gt;&lt;url&gt;&amp;lt;Go to ISI&amp;gt;://WOS:A1984RZ27700014&lt;/url&gt;&lt;/related-urls&gt;&lt;/urls&gt;&lt;electronic-resource-num&gt;DOI 10.1146/annurev.en.29.010184.001503&lt;/electronic-resource-num&gt;&lt;language&gt;English&lt;/language&gt;&lt;/record&gt;&lt;/Cite&gt;&lt;Cite  &gt;&lt;Author&gt;Stiling&lt;/Author&gt;&lt;Year&gt;</w:instrText>
      </w:r>
      <w:r>
        <w:instrText>2005&lt;/Year&gt;&lt;RecNum&gt;755&lt;/RecNum&gt;&lt;record&gt;&lt;rec-number&gt;755&lt;/rec-number&gt;&lt;foreign-keys&gt;&lt;key app="EN" db-id="s2a9tdf5ptxsr1ex5t7x9av4z2zfr0vx0dev" timestamp="1564219632"&gt;755&lt;/key&gt;&lt;/foreign-keys&gt;&lt;ref-type name="Journal Article"&gt;17&lt;/ref-type&gt;&lt;contributors&gt;&lt;authors&gt;</w:instrText>
      </w:r>
      <w:r>
        <w:instrText>&lt;author&gt;Stiling, P.&lt;/author&gt;&lt;author&gt;Cornelissen, T.&lt;/author&gt;&lt;/authors&gt;&lt;/contributors&gt;&lt;auth-address&gt;Univ S Florida, Dept Biol SCA 110, Tampa, FL 33620 USA&lt;/auth-address&gt;&lt;titles&gt;&lt;title&gt;What makes a successful biocontrol agent? A meta-analysis of biological c</w:instrText>
      </w:r>
      <w:r>
        <w:instrText>ontrol agent performance&lt;/title&gt;&lt;secondary-title&gt;Biological Control&lt;/secondary-title&gt;&lt;alt-title&gt;Biol Control&lt;/alt-title&gt;&lt;/titles&gt;&lt;periodical&gt;&lt;full-title&gt;Biological Control&lt;/full-title&gt;&lt;abbr-1&gt;Biol Control&lt;/abbr-1&gt;&lt;/periodical&gt;&lt;alt-periodical&gt;&lt;full-title&gt;Bi</w:instrText>
      </w:r>
      <w:r>
        <w:instrText>ological Control&lt;/full-title&gt;&lt;abbr-1&gt;Biol Control&lt;/abbr-1&gt;&lt;/alt-periodical&gt;&lt;pages&gt;236-246&lt;/pages&gt;&lt;volume&gt;34&lt;/volume&gt;&lt;number&gt;3&lt;/number&gt;&lt;keywords&gt;&lt;keyword&gt;biological control&lt;/keyword&gt;&lt;keyword&gt;biological control efficacy&lt;/keyword&gt;&lt;keyword&gt;meta-analysis&lt;/keywo</w:instrText>
      </w:r>
      <w:r>
        <w:instrText>rd&gt;&lt;keyword&gt;multiple vs. single releases&lt;/keyword&gt;&lt;keyword&gt;non-target effects&lt;/keyword&gt;&lt;keyword&gt;specialists vs. generalists&lt;/keyword&gt;&lt;keyword&gt;thuringiensis subsp kurstaki&lt;/keyword&gt;&lt;keyword&gt;nontarget lepidoptera&lt;/keyword&gt;&lt;keyword&gt;risk&lt;/keyword&gt;&lt;/keywords&gt;&lt;d</w:instrText>
      </w:r>
      <w:r>
        <w:instrText>ates&gt;&lt;year&gt;2005&lt;/year&gt;&lt;pub-dates&gt;&lt;date&gt;Sep&lt;/date&gt;&lt;/pub-dates&gt;&lt;/dates&gt;&lt;isbn&gt;1049-9644&lt;/isbn&gt;&lt;accession-num&gt;WOS:000231772700002&lt;/accession-num&gt;&lt;urls&gt;&lt;related-urls&gt;&lt;url&gt;&amp;lt;Go to ISI&amp;gt;://WOS:000231772700002&lt;/url&gt;&lt;/related-urls&gt;&lt;/urls&gt;&lt;electronic-resource-nu</w:instrText>
      </w:r>
      <w:r>
        <w:instrText>m&gt;10.1016/j.biocontrol.2005.02.017&lt;/electronic-resource-num&gt;&lt;language&gt;English&lt;/language&gt;&lt;/record&gt;&lt;/Cite&gt;&lt;Cite  &gt;&lt;Author&gt;Sunderland&lt;/Author&gt;&lt;Year&gt;1999&lt;/Year&gt;&lt;RecNum&gt;748&lt;/RecNum&gt;&lt;record&gt;&lt;rec-number&gt;748&lt;/rec-number&gt;&lt;foreign-keys&gt;&lt;key app="EN" db-id="s2a9tdf5p</w:instrText>
      </w:r>
      <w:r>
        <w:instrText>txsr1ex5t7x9av4z2zfr0vx0dev" timestamp="1561812203"&gt;748&lt;/key&gt;&lt;/foreign-keys&gt;&lt;ref-type name="Journal Article"&gt;17&lt;/ref-type&gt;&lt;contributors&gt;&lt;authors&gt;&lt;author&gt;Sunderland, K.&lt;/author&gt;&lt;/authors&gt;&lt;/contributors&gt;&lt;auth-address&gt;Hort Res Int, Dept Entomol Sci, Warwick C</w:instrText>
      </w:r>
      <w:r>
        <w:instrText>V35 9EF, England&lt;/auth-address&gt;&lt;titles&gt;&lt;title&gt;Mechanisms underlying the effects of spiders on pest populations&lt;/title&gt;&lt;secondary-title&gt;Journal of Arachnology&lt;/secondary-title&gt;&lt;alt-title&gt;J Arachnol&lt;/alt-title&gt;&lt;/titles&gt;&lt;periodical&gt;&lt;full-title&gt;Journal of Arac</w:instrText>
      </w:r>
      <w:r>
        <w:instrText>hnology&lt;/full-title&gt;&lt;abbr-1&gt;J Arachnol&lt;/abbr-1&gt;&lt;/periodical&gt;&lt;alt-periodical&gt;&lt;full-title&gt;Journal of Arachnology&lt;/full-title&gt;&lt;abbr-1&gt;J Arachnol&lt;/abbr-1&gt;&lt;/alt-periodical&gt;&lt;pages&gt;308-316&lt;/pages&gt;&lt;volume&gt;27&lt;/volume&gt;&lt;number&gt;1&lt;/number&gt;&lt;keywords&gt;&lt;keyword&gt;biological-</w:instrText>
      </w:r>
      <w:r>
        <w:instrText>control agents&lt;/keyword&gt;&lt;keyword&gt;tussock moth lepidoptera&lt;/keyword&gt;&lt;keyword&gt;colorado potato beetle&lt;/keyword&gt;&lt;keyword&gt;gossypii glover hom&lt;/keyword&gt;&lt;keyword&gt;natural enemies&lt;/keyword&gt;&lt;keyword&gt;intraguild predation&lt;/keyword&gt;&lt;keyword&gt;rhopalosiphum-padi&lt;/keyword&gt;</w:instrText>
      </w:r>
      <w:r>
        <w:instrText>&lt;keyword&gt;wolf spider&lt;/keyword&gt;&lt;keyword&gt;generalist predators&lt;/keyword&gt;&lt;keyword&gt;arthropod predation&lt;/keyword&gt;&lt;/keywords&gt;&lt;dates&gt;&lt;year&gt;1999&lt;/year&gt;&lt;/dates&gt;&lt;isbn&gt;0161-8202&lt;/isbn&gt;&lt;accession-num&gt;WOS:000082213100046&lt;/accession-num&gt;&lt;urls&gt;&lt;related-urls&gt;&lt;url&gt;&amp;lt;Go to</w:instrText>
      </w:r>
      <w:r>
        <w:instrText xml:space="preserve"> ISI&amp;gt;://WOS:000082213100046&lt;/url&gt;&lt;/related-urls&gt;&lt;/urls&gt;&lt;language&gt;English&lt;/language&gt;&lt;/record&gt;&lt;/Cite&gt;&lt;/EndNote&gt;</w:instrText>
      </w:r>
      <w:r w:rsidR="005357EF">
        <w:fldChar w:fldCharType="separate"/>
      </w:r>
      <w:r>
        <w:t>(Obrycki &amp; Kring 1998; Riechert &amp; Lockley 1984; Stiling &amp; Cornelissen 2005; Sunderland 1999)</w:t>
      </w:r>
      <w:r w:rsidR="005357EF">
        <w:fldChar w:fldCharType="end"/>
      </w:r>
      <w:r>
        <w:t>, and their removal has been shown to cause a 13-</w:t>
      </w:r>
      <w:r>
        <w:t xml:space="preserve">fold surge in pest populations in rice farms </w:t>
      </w:r>
      <w:r w:rsidR="005357EF">
        <w:fldChar w:fldCharType="begin"/>
      </w:r>
      <w:r>
        <w:instrText xml:space="preserve"> ADDIN EN.CITE &lt;EndNote&gt;&lt;Cite  &gt;&lt;Author&gt;Kenmore&lt;/Author&gt;&lt;Year&gt;1984&lt;/Year&gt;&lt;DisplayText&gt;(Kenmore et al. 1984)&lt;/DisplayText&gt;&lt;record&gt;&lt;rec-number&gt;756&lt;/rec-number&gt;&lt;foreign-keys&gt;&lt;key app="EN" db-id="s2a9tdf5ptxsr1ex5t7</w:instrText>
      </w:r>
      <w:r>
        <w:instrText>x9av4z2zfr0vx0dev" timestamp="1564232048"&gt;756&lt;/key&gt;&lt;/foreign-keys&gt;&lt;ref-type name="Journal Article"&gt;17&lt;/ref-type&gt;&lt;contributors&gt;&lt;authors&gt;&lt;author&gt;Kenmore, P. E.&lt;/author&gt;&lt;author&gt;Perez, C. A.&lt;/author&gt;&lt;author&gt;Dyck, V. A.&lt;/author&gt;&lt;author&gt;Gutierrez, A. P. &lt;/author</w:instrText>
      </w:r>
      <w:r>
        <w:instrText>&gt;&lt;/authors&gt;&lt;/contributors&gt;&lt;titles&gt;&lt;title&gt;&lt;style face="normal" font="default" size="100%"&gt;Population regulation of the rice brown planthopper (&lt;/style&gt;&lt;style face="italic" font="default" size="100%"&gt;Nilaparvata lugens&lt;/style&gt;&lt;style face="normal" font="defau</w:instrText>
      </w:r>
      <w:r>
        <w:instrText>lt" size="100%"&gt; St&lt;/style&gt;&lt;style face="normal" font="default" charset="238" size="100%"&gt;ǻl) within rice fields in the Philippines&lt;/style&gt;&lt;/title&gt;&lt;secondary-title&gt;Journal of Plant Protection in the Tropics&lt;/secondary-title&gt;&lt;/titles&gt;&lt;periodical&gt;&lt;full-title&gt;</w:instrText>
      </w:r>
      <w:r>
        <w:instrText>Journal of plant protection in the Tropics&lt;/full-title&gt;&lt;/periodical&gt;&lt;pages&gt;19-37&lt;/pages&gt;&lt;volume&gt;1&lt;/volume&gt;&lt;number&gt;1&lt;/number&gt;&lt;dates&gt;&lt;year&gt;1984&lt;/year&gt;&lt;/dates&gt;&lt;urls/&gt;&lt;/record&gt;&lt;/Cite&gt;&lt;/EndNote&gt;</w:instrText>
      </w:r>
      <w:r w:rsidR="005357EF">
        <w:fldChar w:fldCharType="separate"/>
      </w:r>
      <w:r>
        <w:t>(Kenmore et al. 1984)</w:t>
      </w:r>
      <w:r w:rsidR="005357EF">
        <w:fldChar w:fldCharType="end"/>
      </w:r>
      <w:r>
        <w:t>.  Since generalist predators are ubiquitou</w:t>
      </w:r>
      <w:r>
        <w:t xml:space="preserve">s in </w:t>
      </w:r>
      <w:del w:id="65" w:author="." w:date="2020-02-14T20:02:00Z">
        <w:r>
          <w:delText xml:space="preserve">nature </w:delText>
        </w:r>
      </w:del>
      <w:ins w:id="66" w:author="." w:date="2020-02-14T20:02:00Z">
        <w:r>
          <w:t xml:space="preserve">agro-ecosystems </w:t>
        </w:r>
      </w:ins>
      <w:r>
        <w:t xml:space="preserve">and capable of producing consistent top-down control on various pests </w:t>
      </w:r>
      <w:r w:rsidR="005357EF">
        <w:fldChar w:fldCharType="begin"/>
      </w:r>
      <w:r>
        <w:instrText xml:space="preserve"> ADDIN EN.CITE &lt;EndNote&gt;&lt;Cite  &gt;&lt;Author&gt;Halaj&lt;/Author&gt;&lt;Year&gt;2001&lt;/Year&gt;&lt;RecNum&gt;744&lt;/RecNum&gt;&lt;DisplayText&gt;(Halaj &amp; Wise 2001; Porcel et al. 2018; Schmitz, Hamba</w:instrText>
      </w:r>
      <w:r>
        <w:instrText>ck &amp; Beckerman 2000)&lt;/DisplayText&gt;&lt;record&gt;&lt;rec-number&gt;744&lt;/rec-number&gt;&lt;foreign-keys&gt;&lt;key app="EN" db-id="s2a9tdf5ptxsr1ex5t7x9av4z2zfr0vx0dev" timestamp="1561725936"&gt;744&lt;/key&gt;&lt;/foreign-keys&gt;&lt;ref-type name="Journal Article"&gt;17&lt;/ref-type&gt;&lt;contributors&gt;&lt;autho</w:instrText>
      </w:r>
      <w:r>
        <w:instrText>rs&gt;&lt;author&gt;Halaj, J.&lt;/author&gt;&lt;author&gt;Wise, D. H.&lt;/author&gt;&lt;/authors&gt;&lt;/contributors&gt;&lt;auth-address&gt;Univ Kentucky, Dept Entomol, Lexington, KY 40546 USA&lt;/auth-address&gt;&lt;titles&gt;&lt;title&gt;Terrestrial trophic cascades: How much do they trickle?&lt;/title&gt;&lt;secondary-titl</w:instrText>
      </w:r>
      <w:r>
        <w:instrText>e&gt;American Naturalist&lt;/secondary-title&gt;&lt;alt-title&gt;Am Nat&lt;/alt-title&gt;&lt;/titles&gt;&lt;periodical&gt;&lt;full-title&gt;American Naturalist&lt;/full-title&gt;&lt;abbr-1&gt;Am Nat&lt;/abbr-1&gt;&lt;/periodical&gt;&lt;alt-periodical&gt;&lt;full-title&gt;American Naturalist&lt;/full-title&gt;&lt;abbr-1&gt;Am Nat&lt;/abbr-1&gt;&lt;/al</w:instrText>
      </w:r>
      <w:r>
        <w:instrText>t-periodical&gt;&lt;pages&gt;262-281&lt;/pages&gt;&lt;volume&gt;157&lt;/volume&gt;&lt;number&gt;3&lt;/number&gt;&lt;keywords&gt;&lt;keyword&gt;food webs&lt;/keyword&gt;&lt;keyword&gt;generalist predators&lt;/keyword&gt;&lt;keyword&gt;herbivory&lt;/keyword&gt;&lt;keyword&gt;meta-analysis&lt;/keyword&gt;&lt;keyword&gt;primary producers&lt;/keyword&gt;&lt;keyword&gt;t</w:instrText>
      </w:r>
      <w:r>
        <w:instrText>rophic cascades&lt;/keyword&gt;&lt;keyword&gt;sycamore acer-pseudoplatanus&lt;/keyword&gt;&lt;keyword&gt;root-feeding caterpillars&lt;/keyword&gt;&lt;keyword&gt;formica-rufa predation&lt;/keyword&gt;&lt;keyword&gt;pelagic food webs&lt;/keyword&gt;&lt;keyword&gt;ecological communities&lt;/keyword&gt;&lt;keyword&gt;field experim</w:instrText>
      </w:r>
      <w:r>
        <w:instrText>ents&lt;/keyword&gt;&lt;keyword&gt;entomopathogenic nematodes&lt;/keyword&gt;&lt;keyword&gt;exploitation ecosystems&lt;/keyword&gt;&lt;keyword&gt;apparent competition&lt;/keyword&gt;&lt;keyword&gt;intraguild predation&lt;/keyword&gt;&lt;/keywords&gt;&lt;dates&gt;&lt;year&gt;2001&lt;/year&gt;&lt;pub-dates&gt;&lt;date&gt;Mar&lt;/date&gt;&lt;/pub-dates&gt;&lt;/d</w:instrText>
      </w:r>
      <w:r>
        <w:instrText>ates&gt;&lt;isbn&gt;0003-0147&lt;/isbn&gt;&lt;accession-num&gt;WOS:000167301000002&lt;/accession-num&gt;&lt;urls&gt;&lt;related-urls&gt;&lt;url&gt;&amp;lt;Go to ISI&amp;gt;://WOS:000167301000002&lt;/url&gt;&lt;/related-urls&gt;&lt;/urls&gt;&lt;electronic-resource-num&gt;Doi 10.1086/319190&lt;/electronic-resource-num&gt;&lt;language&gt;English&lt;</w:instrText>
      </w:r>
      <w:r>
        <w:instrText>/language&gt;&lt;/record&gt;&lt;/Cite&gt;&lt;Cite  &gt;&lt;Author&gt;Porcel&lt;/Author&gt;&lt;Year&gt;2018&lt;/Year&gt;&lt;RecNum&gt;745&lt;/RecNum&gt;&lt;record&gt;&lt;rec-number&gt;745&lt;/rec-number&gt;&lt;foreign-keys&gt;&lt;key app="EN" db-id="s2a9tdf5ptxsr1ex5t7x9av4z2zfr0vx0dev" timestamp="1561773841"&gt;745&lt;/key&gt;&lt;/foreign-keys&gt;&lt;ref-t</w:instrText>
      </w:r>
      <w:r>
        <w:instrText>ype name="Journal Article"&gt;17&lt;/ref-type&gt;&lt;contributors&gt;&lt;authors&gt;&lt;author&gt;Porcel, M.&lt;/author&gt;&lt;author&gt;Andersson, G. K. S.&lt;/author&gt;&lt;author&gt;Palsson, J.&lt;/author&gt;&lt;author&gt;Tasin, M.&lt;/author&gt;&lt;/authors&gt;&lt;/contributors&gt;&lt;auth-address&gt;Swedish Univ Agr Sci, Integrated Plan</w:instrText>
      </w:r>
      <w:r>
        <w:instrText>t Protect Unit, Dept Plant Protect Biol, Alnarp, Sweden&amp;#13;Corp Colombiana Invest Agr Agrosavia, Meta, Colombia&amp;#13;Lund Univ, Ctr Environm &amp;amp; Climate Res, Lund, Sweden&amp;#13;UNRN, Sede Andina, Inst Invest Recursos Nat Agroecol &amp;amp; Desarrollo Ru, San C</w:instrText>
      </w:r>
      <w:r>
        <w:instrText>arlos De Bariloche, Rio Negro, Argentina&amp;#13;Consejo Nacl Invest Cient &amp;amp; Tecn, San Carlos De Bariloche, Rio Negro, Argentina&lt;/auth-address&gt;&lt;titles&gt;&lt;title&gt;Organic management in apple orchards: Higher impacts on biological control than on pollination&lt;/ti</w:instrText>
      </w:r>
      <w:r>
        <w:instrText>tle&gt;&lt;secondary-title&gt;Journal of Applied Ecology&lt;/secondary-title&gt;&lt;alt-title&gt;J Appl Ecol&lt;/alt-title&gt;&lt;/titles&gt;&lt;periodical&gt;&lt;full-title&gt;Journal of Applied Ecology&lt;/full-title&gt;&lt;abbr-1&gt;J Appl Ecol&lt;/abbr-1&gt;&lt;/periodical&gt;&lt;alt-periodical&gt;&lt;full-title&gt;Journal of Appli</w:instrText>
      </w:r>
      <w:r>
        <w:instrText>ed Ecology&lt;/full-title&gt;&lt;abbr-1&gt;J Appl Ecol&lt;/abbr-1&gt;&lt;/alt-periodical&gt;&lt;pages&gt;2779-2789&lt;/pages&gt;&lt;volume&gt;55&lt;/volume&gt;&lt;number&gt;6&lt;/number&gt;&lt;keywords&gt;&lt;keyword&gt;agricultural intensification&lt;/keyword&gt;&lt;keyword&gt;biological control&lt;/keyword&gt;&lt;keyword&gt;ecosystem services&lt;/keyw</w:instrText>
      </w:r>
      <w:r>
        <w:instrText>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w:instrText>
      </w:r>
      <w:r>
        <w:instrTex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w:instrText>
      </w:r>
      <w:r>
        <w:instrText>ion-num&gt;WOS:000447296300024&lt;/accession-num&gt;&lt;urls&gt;&lt;related-urls&gt;&lt;url&gt;&amp;lt;Go to ISI&amp;gt;://WOS:000447296300024&lt;/url&gt;&lt;/related-urls&gt;&lt;/urls&gt;&lt;electronic-resource-num&gt;10.1111/1365-2664.13247&lt;/electronic-resource-num&gt;&lt;language&gt;English&lt;/language&gt;&lt;/record&gt;&lt;/Cite&gt;&lt;Ci</w:instrText>
      </w:r>
      <w:r>
        <w:instrText>te  &gt;&lt;Author&gt;Schmitz&lt;/Author&gt;&lt;Year&gt;2000&lt;/Year&gt;&lt;RecNum&gt;141&lt;/RecNum&gt;&lt;record&gt;&lt;rec-number&gt;141&lt;/rec-number&gt;&lt;foreign-keys&gt;&lt;key app="EN" db-id="s2a9tdf5ptxsr1ex5t7x9av4z2zfr0vx0dev" timestamp="0"&gt;141&lt;/key&gt;&lt;/foreign-keys&gt;&lt;ref-type name="Journal Article"&gt;17&lt;/ref-ty</w:instrText>
      </w:r>
      <w:r>
        <w:instrText>pe&gt;&lt;contributors&gt;&lt;authors&gt;&lt;author&gt;Schmitz, Oswald J.&lt;/author&gt;&lt;author&gt;Hamback, P A&lt;/author&gt;&lt;author&gt;Beckerman, A P&lt;/author&gt;&lt;/authors&gt;&lt;/contributors&gt;&lt;titles&gt;&lt;title&gt;Trophic cascades in terrestrial systems: a review of the effects of carnivore removals on plant</w:instrText>
      </w:r>
      <w:r>
        <w:instrText>s&lt;/title&gt;&lt;secondary-title&gt;American Naturalist&lt;/secondary-title&gt;&lt;/titles&gt;&lt;periodical&gt;&lt;full-title&gt;American Naturalist&lt;/full-title&gt;&lt;abbr-1&gt;Am Nat&lt;/abbr-1&gt;&lt;/periodical&gt;&lt;pages&gt;141-153&lt;/pages&gt;&lt;volume&gt;155&lt;/volume&gt;&lt;dates&gt;&lt;year&gt;2000&lt;/year&gt;&lt;/dates&gt;&lt;urls/&gt;&lt;/record&gt;&lt;/</w:instrText>
      </w:r>
      <w:r>
        <w:instrText>Cite&gt;&lt;/EndNote&gt;</w:instrText>
      </w:r>
      <w:r w:rsidR="005357EF">
        <w:fldChar w:fldCharType="separate"/>
      </w:r>
      <w:r>
        <w:t>(Halaj &amp; Wise 2001; Porcel et al. 2018; Schmitz, Hamback &amp; Beckerman 2000)</w:t>
      </w:r>
      <w:r w:rsidR="005357EF">
        <w:fldChar w:fldCharType="end"/>
      </w:r>
      <w:r>
        <w:t xml:space="preserve">, they may hold a great potential as </w:t>
      </w:r>
      <w:proofErr w:type="spellStart"/>
      <w:r>
        <w:t>biocontrol</w:t>
      </w:r>
      <w:proofErr w:type="spellEnd"/>
      <w:r>
        <w:t xml:space="preserve"> agents by either acting alone or complementing specialists </w:t>
      </w:r>
      <w:r w:rsidR="005357EF">
        <w:fldChar w:fldCharType="begin"/>
      </w:r>
      <w:r>
        <w:instrText xml:space="preserve"> ADDIN EN.CITE &lt;EndNote&gt;&lt;Cite  &gt;&lt;Author&gt;Murdoch&lt;/Author&gt;&lt;</w:instrText>
      </w:r>
      <w:r>
        <w:instrText>Year&gt;1985&lt;/Year&gt;&lt;RecNum&gt;98&lt;/RecNum&gt;&lt;DisplayText&gt;(Murdoch, Chesson &amp; Chesson 1985; Stiling &amp; Cornelissen 2005; Sunderland 1999; Symondson, Sunderland &amp; Greenstone 2002)&lt;/DisplayText&gt;&lt;record&gt;&lt;rec-number&gt;98&lt;/rec-number&gt;&lt;foreign-keys&gt;&lt;key app="EN" db-id="s2a9t</w:instrText>
      </w:r>
      <w:r>
        <w:instrText>df5ptxsr1ex5t7x9av4z2zfr0vx0dev" timestamp="0"&gt;98&lt;/key&gt;&lt;/foreign-keys&gt;&lt;ref-type name="Journal Article"&gt;17&lt;/ref-type&gt;&lt;contributors&gt;&lt;authors&gt;&lt;author&gt;Murdoch, William W.&lt;/author&gt;&lt;author&gt;Chesson, Jean&lt;/author&gt;&lt;author&gt;Chesson, Peter L.&lt;/author&gt;&lt;/authors&gt;&lt;/contr</w:instrText>
      </w:r>
      <w:r>
        <w:instrText>ibutors&gt;&lt;titles&gt;&lt;title&gt;Biological control in theory and practice&lt;/title&gt;&lt;secondary-title&gt;American Naturalist&lt;/secondary-title&gt;&lt;/titles&gt;&lt;periodical&gt;&lt;full-title&gt;American Naturalist&lt;/full-title&gt;&lt;abbr-1&gt;Am Nat&lt;/abbr-1&gt;&lt;/periodical&gt;&lt;pages&gt;344-366&lt;/pages&gt;&lt;volume</w:instrText>
      </w:r>
      <w:r>
        <w:instrText>&gt;125&lt;/volume&gt;&lt;keywords&gt;&lt;keyword&gt;generalist, specialist, host-specific, biocontrol&lt;/keyword&gt;&lt;/keywords&gt;&lt;dates&gt;&lt;year&gt;1985&lt;/year&gt;&lt;/dates&gt;&lt;urls/&gt;&lt;/record&gt;&lt;/Cite&gt;&lt;Cite  &gt;&lt;Author&gt;Stiling&lt;/Author&gt;&lt;Year&gt;2005&lt;/Year&gt;&lt;RecNum&gt;755&lt;/RecNum&gt;&lt;record&gt;&lt;rec-number&gt;755&lt;/rec-n</w:instrText>
      </w:r>
      <w:r>
        <w:instrText>umber&gt;&lt;foreign-keys&gt;&lt;key app="EN" db-id="s2a9tdf5ptxsr1ex5t7x9av4z2zfr0vx0dev" timestamp="1564219632"&gt;755&lt;/key&gt;&lt;/foreign-keys&gt;&lt;ref-type name="Journal Article"&gt;17&lt;/ref-type&gt;&lt;contributors&gt;&lt;authors&gt;&lt;author&gt;Stiling, P.&lt;/author&gt;&lt;author&gt;Cornelissen, T.&lt;/author&gt;&lt;</w:instrText>
      </w:r>
      <w:r>
        <w:instrText>/authors&gt;&lt;/contributors&gt;&lt;auth-address&gt;Univ S Florida, Dept Biol SCA 110, Tampa, FL 33620 USA&lt;/auth-address&gt;&lt;titles&gt;&lt;title&gt;What makes a successful biocontrol agent? A meta-analysis of biological control agent performance&lt;/title&gt;&lt;secondary-title&gt;Biological C</w:instrText>
      </w:r>
      <w:r>
        <w:instrText>ontrol&lt;/secondary-title&gt;&lt;alt-title&gt;Biol Control&lt;/alt-title&gt;&lt;/titles&gt;&lt;periodical&gt;&lt;full-title&gt;Biological Control&lt;/full-title&gt;&lt;abbr-1&gt;Biol Control&lt;/abbr-1&gt;&lt;/periodical&gt;&lt;alt-periodical&gt;&lt;full-title&gt;Biological Control&lt;/full-title&gt;&lt;abbr-1&gt;Biol Control&lt;/abbr-1&gt;&lt;/a</w:instrText>
      </w:r>
      <w:r>
        <w:instrText>lt-periodical&gt;&lt;pages&gt;236-246&lt;/pages&gt;&lt;volume&gt;34&lt;/volume&gt;&lt;number&gt;3&lt;/number&gt;&lt;keywords&gt;&lt;keyword&gt;biological control&lt;/keyword&gt;&lt;keyword&gt;biological control efficacy&lt;/keyword&gt;&lt;keyword&gt;meta-analysis&lt;/keyword&gt;&lt;keyword&gt;multiple vs. single releases&lt;/keyword&gt;&lt;keyword&gt;no</w:instrText>
      </w:r>
      <w:r>
        <w:instrText>n-target effects&lt;/keyword&gt;&lt;keyword&gt;specialists vs. generalists&lt;/keyword&gt;&lt;keyword&gt;thuringiensis subsp kurstaki&lt;/keyword&gt;&lt;keyword&gt;nontarget lepidoptera&lt;/keyword&gt;&lt;keyword&gt;risk&lt;/keyword&gt;&lt;/keywords&gt;&lt;dates&gt;&lt;year&gt;2005&lt;/year&gt;&lt;pub-dates&gt;&lt;date&gt;Sep&lt;/date&gt;&lt;/pub-dates&gt;</w:instrText>
      </w:r>
      <w:r>
        <w:instrText>&lt;/dates&gt;&lt;isbn&gt;1049-9644&lt;/isbn&gt;&lt;accession-num&gt;WOS:000231772700002&lt;/accession-num&gt;&lt;urls&gt;&lt;related-urls&gt;&lt;url&gt;&amp;lt;Go to ISI&amp;gt;://WOS:000231772700002&lt;/url&gt;&lt;/related-urls&gt;&lt;/urls&gt;&lt;electronic-resource-num&gt;10.1016/j.biocontrol.2005.02.017&lt;/electronic-resource-num&gt;&lt;</w:instrText>
      </w:r>
      <w:r>
        <w:instrText>language&gt;English&lt;/language&gt;&lt;/record&gt;&lt;/Cite&gt;&lt;Cite  &gt;&lt;Author&gt;Sunderland&lt;/Author&gt;&lt;Year&gt;1999&lt;/Year&gt;&lt;RecNum&gt;748&lt;/RecNum&gt;&lt;record&gt;&lt;rec-number&gt;748&lt;/rec-number&gt;&lt;foreign-keys&gt;&lt;key app="EN" db-id="s2a9tdf5ptxsr1ex5t7x9av4z2zfr0vx0dev" timestamp="1561812203"&gt;748&lt;/key&gt;</w:instrText>
      </w:r>
      <w:r>
        <w:instrText>&lt;/foreign-keys&gt;&lt;ref-type name="Journal Article"&gt;17&lt;/ref-type&gt;&lt;contributors&gt;&lt;authors&gt;&lt;author&gt;Sunderland, K.&lt;/author&gt;&lt;/authors&gt;&lt;/contributors&gt;&lt;auth-address&gt;Hort Res Int, Dept Entomol Sci, Warwick CV35 9EF, England&lt;/auth-address&gt;&lt;titles&gt;&lt;title&gt;Mechanisms unde</w:instrText>
      </w:r>
      <w:r>
        <w:instrText>rlying the effects of spiders on pest populations&lt;/title&gt;&lt;secondary-title&gt;Journal of Arachnology&lt;/secondary-title&gt;&lt;alt-title&gt;J Arachnol&lt;/alt-title&gt;&lt;/titles&gt;&lt;periodical&gt;&lt;full-title&gt;Journal of Arachnology&lt;/full-title&gt;&lt;abbr-1&gt;J Arachnol&lt;/abbr-1&gt;&lt;/periodical&gt;&lt;</w:instrText>
      </w:r>
      <w:r>
        <w:instrText>alt-periodical&gt;&lt;full-title&gt;Journal of Arachnology&lt;/full-title&gt;&lt;abbr-1&gt;J Arachnol&lt;/abbr-1&gt;&lt;/alt-periodical&gt;&lt;pages&gt;308-316&lt;/pages&gt;&lt;volume&gt;27&lt;/volume&gt;&lt;number&gt;1&lt;/number&gt;&lt;keywords&gt;&lt;keyword&gt;biological-control agents&lt;/keyword&gt;&lt;keyword&gt;tussock moth lepidoptera&lt;/ke</w:instrText>
      </w:r>
      <w:r>
        <w:instrText>yword&gt;&lt;keyword&gt;colorado potato beetle&lt;/keyword&gt;&lt;keyword&gt;gossypii glover hom&lt;/keyword&gt;&lt;keyword&gt;natural enemies&lt;/keyword&gt;&lt;keyword&gt;intraguild predation&lt;/keyword&gt;&lt;keyword&gt;rhopalosiphum-padi&lt;/keyword&gt;&lt;keyword&gt;wolf spider&lt;/keyword&gt;&lt;keyword&gt;generalist predators&lt;/</w:instrText>
      </w:r>
      <w:r>
        <w:instrText>keyword&gt;&lt;keyword&gt;arthropod predation&lt;/keyword&gt;&lt;/keywords&gt;&lt;dates&gt;&lt;year&gt;1999&lt;/year&gt;&lt;/dates&gt;&lt;isbn&gt;0161-8202&lt;/isbn&gt;&lt;accession-num&gt;WOS:000082213100046&lt;/accession-num&gt;&lt;urls&gt;&lt;related-urls&gt;&lt;url&gt;&amp;lt;Go to ISI&amp;gt;://WOS:000082213100046&lt;/url&gt;&lt;/related-urls&gt;&lt;/urls&gt;&lt;la</w:instrText>
      </w:r>
      <w:r>
        <w:instrText>nguage&gt;English&lt;/language&gt;&lt;/record&gt;&lt;/Cite&gt;&lt;Cite  &gt;&lt;Author&gt;Symondson&lt;/Author&gt;&lt;Year&gt;2002&lt;/Year&gt;&lt;RecNum&gt;757&lt;/RecNum&gt;&lt;record&gt;&lt;rec-number&gt;757&lt;/rec-number&gt;&lt;foreign-keys&gt;&lt;key app="EN" db-id="s2a9tdf5ptxsr1ex5t7x9av4z2zfr0vx0dev" timestamp="1564318795"&gt;757&lt;/key&gt;&lt;/f</w:instrText>
      </w:r>
      <w:r>
        <w:instrText>oreign-keys&gt;&lt;ref-type name="Journal Article"&gt;17&lt;/ref-type&gt;&lt;contributors&gt;&lt;authors&gt;&lt;author&gt;Symondson, W. O. C.&lt;/author&gt;&lt;author&gt;Sunderland, K. D.&lt;/author&gt;&lt;author&gt;Greenstone, M. H.&lt;/author&gt;&lt;/authors&gt;&lt;/contributors&gt;&lt;auth-address&gt;Univ Wales Coll Cardiff, Cardiff</w:instrText>
      </w:r>
      <w:r>
        <w:instrText xml:space="preserve"> Sch Biosci, Cardiff CF10 3TL, S Glam, Wales&amp;#13;Inst Hort Res, Dept Entomol Sci, Wellesbourne CV35 9EF, Warwick, England&amp;#13;USDA ARS, Plant Sci &amp;amp; water Conservat Res Lab, Stillwater, OK USA&lt;/auth-address&gt;&lt;titles&gt;&lt;title&gt;Can generalist predators be eff</w:instrText>
      </w:r>
      <w:r>
        <w:instrText>ective biocontrol agents?&lt;/title&gt;&lt;secondary-title&gt;Annual Review of Entomology&lt;/secondary-title&gt;&lt;alt-title&gt;Annu Rev Entomol&lt;/alt-title&gt;&lt;/titles&gt;&lt;alt-periodical&gt;&lt;full-title&gt;Annual Review of Entomology, Vol 59, 2014&lt;/full-title&gt;&lt;abbr-1&gt;Annu Rev Entomol&lt;/abbr-</w:instrText>
      </w:r>
      <w:r>
        <w:instrText>1&gt;&lt;/alt-periodical&gt;&lt;pages&gt;561-594&lt;/pages&gt;&lt;volume&gt;47&lt;/volume&gt;&lt;keywords&gt;&lt;keyword&gt;polyphagous predators&lt;/keyword&gt;&lt;keyword&gt;predation theory&lt;/keyword&gt;&lt;keyword&gt;generalists versus specialists&lt;/keyword&gt;&lt;keyword&gt;habitat manipulation&lt;/keyword&gt;&lt;keyword&gt;conservation b</w:instrText>
      </w:r>
      <w:r>
        <w:instrText>iological control&lt;/keyword&gt;&lt;keyword&gt;colorado potato beetle&lt;/keyword&gt;&lt;keyword&gt;aphid rhopalosiphum-padi&lt;/keyword&gt;&lt;keyword&gt;pterostichus-melanarius coleoptera&lt;/keyword&gt;&lt;keyword&gt;augmentative biological-control&lt;/keyword&gt;&lt;keyword&gt;ephemeral crop habitats&lt;/keyword&gt;</w:instrText>
      </w:r>
      <w:r>
        <w:instrText>&lt;keyword&gt;gypsy-moth lepidoptera&lt;/keyword&gt;&lt;keyword&gt;rosy apple aphid&lt;/keyword&gt;&lt;keyword&gt;natural enemies&lt;/keyword&gt;&lt;keyword&gt;population-dynamics&lt;/keyword&gt;&lt;keyword&gt;coleomegilla-maculata&lt;/keyword&gt;&lt;/keywords&gt;&lt;dates&gt;&lt;year&gt;2002&lt;/year&gt;&lt;/dates&gt;&lt;isbn&gt;0066-4170&lt;/isbn&gt;&lt;ac</w:instrText>
      </w:r>
      <w:r>
        <w:instrText>cession-num&gt;WOS:000173421900019&lt;/accession-num&gt;&lt;urls&gt;&lt;related-urls&gt;&lt;url&gt;&amp;lt;Go to ISI&amp;gt;://WOS:000173421900019&lt;/url&gt;&lt;/related-urls&gt;&lt;/urls&gt;&lt;electronic-resource-num&gt;DOI 10.1146/annurev.ento.47.091201.145240&lt;/electronic-resource-num&gt;&lt;language&gt;English&lt;/langua</w:instrText>
      </w:r>
      <w:r>
        <w:instrText>ge&gt;&lt;/record&gt;&lt;/Cite&gt;&lt;/EndNote&gt;</w:instrText>
      </w:r>
      <w:r w:rsidR="005357EF">
        <w:fldChar w:fldCharType="separate"/>
      </w:r>
      <w:r>
        <w:t>(Murdoch, Chesson &amp; Chesson 1985; Stiling &amp; Cornelissen 2005; Sunderland 1999; Symondson, Sunderland &amp; Greenstone 2002)</w:t>
      </w:r>
      <w:r w:rsidR="005357EF">
        <w:fldChar w:fldCharType="end"/>
      </w:r>
      <w:r>
        <w:t xml:space="preserve">.  </w:t>
      </w:r>
    </w:p>
    <w:p w:rsidR="005357EF" w:rsidRDefault="00115E1E">
      <w:pPr>
        <w:spacing w:line="480" w:lineRule="auto"/>
        <w:ind w:firstLine="480"/>
      </w:pPr>
      <w:r>
        <w:lastRenderedPageBreak/>
        <w:t xml:space="preserve">To realize the </w:t>
      </w:r>
      <w:proofErr w:type="spellStart"/>
      <w:ins w:id="67" w:author="." w:date="2020-02-14T20:02:00Z">
        <w:r>
          <w:t>biocontrol</w:t>
        </w:r>
        <w:proofErr w:type="spellEnd"/>
        <w:r>
          <w:t xml:space="preserve"> </w:t>
        </w:r>
      </w:ins>
      <w:r>
        <w:t xml:space="preserve">potential of generalist predators, it is necessary to first quantify their </w:t>
      </w:r>
      <w:del w:id="68" w:author="." w:date="2020-02-11T11:30:00Z">
        <w:r>
          <w:delText>biocontrol efficacy</w:delText>
        </w:r>
      </w:del>
      <w:ins w:id="69" w:author="." w:date="2020-02-11T11:30:00Z">
        <w:r>
          <w:t>diet composition</w:t>
        </w:r>
      </w:ins>
      <w:r>
        <w:t>, an important but less studied subject.  Th</w:t>
      </w:r>
      <w:ins w:id="70" w:author="." w:date="2020-02-11T11:31:00Z">
        <w:r>
          <w:t>is</w:t>
        </w:r>
      </w:ins>
      <w:del w:id="71" w:author="." w:date="2020-02-11T11:31:00Z">
        <w:r>
          <w:delText>e</w:delText>
        </w:r>
      </w:del>
      <w:r>
        <w:t xml:space="preserve"> necessity arises from a concern that generalist predators feed on not only targeted species (e.g., herbivorous pests) but also alternative prey (e.g., </w:t>
      </w:r>
      <w:proofErr w:type="spellStart"/>
      <w:r>
        <w:t>detritivores</w:t>
      </w:r>
      <w:proofErr w:type="spellEnd"/>
      <w:r>
        <w:t xml:space="preserve">) in </w:t>
      </w:r>
      <w:ins w:id="72" w:author="." w:date="2020-02-14T20:04:00Z">
        <w:r>
          <w:t xml:space="preserve">the </w:t>
        </w:r>
      </w:ins>
      <w:r>
        <w:t>f</w:t>
      </w:r>
      <w:r>
        <w:t xml:space="preserve">ield </w:t>
      </w:r>
      <w:del w:id="73" w:author="." w:date="2020-02-14T20:04:00Z">
        <w:r>
          <w:delText xml:space="preserve">conditions </w:delText>
        </w:r>
      </w:del>
      <w:r w:rsidR="005357EF">
        <w:fldChar w:fldCharType="begin"/>
      </w:r>
      <w:r>
        <w:instrText xml:space="preserve"> ADDIN EN.CITE &lt;EndNote&gt;&lt;Cite  &gt;&lt;Author&gt;Michalko&lt;/Author&gt;&lt;Year&gt;2019&lt;/Year&gt;&lt;RecNum&gt;758&lt;/RecNum&gt;&lt;DisplayText&gt;(Michalko, Pekar &amp; Entling 2019; Symondson, Sunderland &amp; Greenstone 2002)&lt;/DisplayText&gt;&lt;record&gt;&lt;rec-number&gt;758&lt;/rec-number&gt;&lt;foreign-k</w:instrText>
      </w:r>
      <w:r>
        <w:instrText>eys&gt;&lt;key app="EN" db-id="s2a9tdf5ptxsr1ex5t7x9av4z2zfr0vx0dev" timestamp="1564665729"&gt;758&lt;/key&gt;&lt;/foreign-keys&gt;&lt;ref-type name="Journal Article"&gt;17&lt;/ref-type&gt;&lt;contributors&gt;&lt;authors&gt;&lt;author&gt;Michalko, R.&lt;/author&gt;&lt;author&gt;Pekar, S.&lt;/author&gt;&lt;author&gt;Entling, M. H.</w:instrText>
      </w:r>
      <w:r>
        <w:instrText>&lt;/author&gt;&lt;/authors&gt;&lt;/contributors&gt;&lt;auth-address&gt;Mendel Univ Brno, Fac Forestry &amp;amp; Wood Technol, Dept Forest Ecol, Zemedelska 3, Brno 61300, Czech Republic&amp;#13;Masaryk Univ, Fac Sci, Dept Bot &amp;amp; Zool, Kotlarska 2, CS-61137 Brno, Czech Republic&amp;#13;Uni</w:instrText>
      </w:r>
      <w:r>
        <w:instrText>v Koblenz Landau, Inst Environm Sci, Fortstr 7, D-76829 Landau Pfalz, Germany&lt;/auth-address&gt;&lt;titles&gt;&lt;title&gt;An updated perspective on spiders as generalist predators in biological control&lt;/title&gt;&lt;secondary-title&gt;Oecologia&lt;/secondary-title&gt;&lt;alt-title&gt;Oecolog</w:instrText>
      </w:r>
      <w:r>
        <w:instrText>ia&lt;/alt-title&gt;&lt;/titles&gt;&lt;periodical&gt;&lt;full-title&gt;Oecologia&lt;/full-title&gt;&lt;abbr-1&gt;Oecologia&lt;/abbr-1&gt;&lt;/periodical&gt;&lt;alt-periodical&gt;&lt;full-title&gt;Oecologia&lt;/full-title&gt;&lt;abbr-1&gt;Oecologia&lt;/abbr-1&gt;&lt;/alt-periodical&gt;&lt;pages&gt;21-36&lt;/pages&gt;&lt;volume&gt;189&lt;/volume&gt;&lt;number&gt;1&lt;/numb</w:instrText>
      </w:r>
      <w:r>
        <w:instrText>er&gt;&lt;keywords&gt;&lt;keyword&gt;araneae&lt;/keyword&gt;&lt;keyword&gt;agroecosystem&lt;/keyword&gt;&lt;keyword&gt;food-web&lt;/keyword&gt;&lt;keyword&gt;functional trait&lt;/keyword&gt;&lt;keyword&gt;niche&lt;/keyword&gt;&lt;keyword&gt;pest&lt;/keyword&gt;&lt;keyword&gt;mixed-species diets&lt;/keyword&gt;&lt;keyword&gt;intraguild predation&lt;/keyword</w:instrText>
      </w:r>
      <w:r>
        <w:instrText xml:space="preserve">&gt;&lt;keyword&gt;wolf spider&lt;/keyword&gt;&lt;keyword&gt;pest suppression&lt;/keyword&gt;&lt;keyword&gt;alternative prey&lt;/keyword&gt;&lt;keyword&gt;natural enemies&lt;/keyword&gt;&lt;keyword&gt;functional-response&lt;/keyword&gt;&lt;keyword&gt;linyphiid spiders&lt;/keyword&gt;&lt;keyword&gt;food-web&lt;/keyword&gt;&lt;keyword&gt;ecological </w:instrText>
      </w:r>
      <w:r>
        <w:instrText>consequences&lt;/keyword&gt;&lt;/keywords&gt;&lt;dates&gt;&lt;year&gt;2019&lt;/year&gt;&lt;pub-dates&gt;&lt;date&gt;Jan&lt;/date&gt;&lt;/pub-dates&gt;&lt;/dates&gt;&lt;isbn&gt;0029-8549&lt;/isbn&gt;&lt;accession-num&gt;WOS:000455167600003&lt;/accession-num&gt;&lt;urls&gt;&lt;related-urls&gt;&lt;url&gt;&amp;lt;Go to ISI&amp;gt;://WOS:000455167600003&lt;/url&gt;&lt;/related-</w:instrText>
      </w:r>
      <w:r>
        <w:instrText>urls&gt;&lt;/urls&gt;&lt;electronic-resource-num&gt;10.1007/s00442-018-4313-1&lt;/electronic-resource-num&gt;&lt;language&gt;English&lt;/language&gt;&lt;/record&gt;&lt;/Cite&gt;&lt;Cite  &gt;&lt;Author&gt;Symondson&lt;/Author&gt;&lt;Year&gt;2002&lt;/Year&gt;&lt;RecNum&gt;757&lt;/RecNum&gt;&lt;record&gt;&lt;rec-number&gt;757&lt;/rec-number&gt;&lt;foreign-keys&gt;&lt;ke</w:instrText>
      </w:r>
      <w:r>
        <w:instrText>y app="EN" db-id="s2a9tdf5ptxsr1ex5t7x9av4z2zfr0vx0dev" timestamp="1564318795"&gt;757&lt;/key&gt;&lt;/foreign-keys&gt;&lt;ref-type name="Journal Article"&gt;17&lt;/ref-type&gt;&lt;contributors&gt;&lt;authors&gt;&lt;author&gt;Symondson, W. O. C.&lt;/author&gt;&lt;author&gt;Sunderland, K. D.&lt;/author&gt;&lt;author&gt;Greens</w:instrText>
      </w:r>
      <w:r>
        <w:instrText>tone, M. H.&lt;/author&gt;&lt;/authors&gt;&lt;/contributors&gt;&lt;auth-address&gt;Univ Wales Coll Cardiff, Cardiff Sch Biosci, Cardiff CF10 3TL, S Glam, Wales&amp;#13;Inst Hort Res, Dept Entomol Sci, Wellesbourne CV35 9EF, Warwick, England&amp;#13;USDA ARS, Plant Sci &amp;amp; water Conserv</w:instrText>
      </w:r>
      <w:r>
        <w:instrText>at Res Lab, Stillwater, OK USA&lt;/auth-address&gt;&lt;titles&gt;&lt;title&gt;Can generalist predators be effective biocontrol agents?&lt;/title&gt;&lt;secondary-title&gt;Annual Review of Entomology&lt;/secondary-title&gt;&lt;alt-title&gt;Annu Rev Entomol&lt;/alt-title&gt;&lt;/titles&gt;&lt;alt-periodical&gt;&lt;full-</w:instrText>
      </w:r>
      <w:r>
        <w:instrText>title&gt;Annual Review of Entomology, Vol 59, 2014&lt;/full-title&gt;&lt;abbr-1&gt;Annu Rev Entomol&lt;/abbr-1&gt;&lt;/alt-periodical&gt;&lt;pages&gt;561-594&lt;/pages&gt;&lt;volume&gt;47&lt;/volume&gt;&lt;keywords&gt;&lt;keyword&gt;polyphagous predators&lt;/keyword&gt;&lt;keyword&gt;predation theory&lt;/keyword&gt;&lt;keyword&gt;generalists</w:instrText>
      </w:r>
      <w:r>
        <w:instrText xml:space="preserve"> versus specialists&lt;/keyword&gt;&lt;keyword&gt;habitat manipulation&lt;/keyword&gt;&lt;keyword&gt;conservation biological control&lt;/keyword&gt;&lt;keyword&gt;colorado potato beetle&lt;/keyword&gt;&lt;keyword&gt;aphid rhopalosiphum-padi&lt;/keyword&gt;&lt;keyword&gt;pterostichus-melanarius coleoptera&lt;/keyword&gt;&lt;</w:instrText>
      </w:r>
      <w:r>
        <w:instrText>keyword&gt;augmentative biological-control&lt;/keyword&gt;&lt;keyword&gt;ephemeral crop habitats&lt;/keyword&gt;&lt;keyword&gt;gypsy-moth lepidoptera&lt;/keyword&gt;&lt;keyword&gt;rosy apple aphid&lt;/keyword&gt;&lt;keyword&gt;natural enemies&lt;/keyword&gt;&lt;keyword&gt;population-dynamics&lt;/keyword&gt;&lt;keyword&gt;coleomeg</w:instrText>
      </w:r>
      <w:r>
        <w:instrText>illa-maculata&lt;/keyword&gt;&lt;/keywords&gt;&lt;dates&gt;&lt;year&gt;2002&lt;/year&gt;&lt;/dates&gt;&lt;isbn&gt;0066-4170&lt;/isbn&gt;&lt;accession-num&gt;WOS:000173421900019&lt;/accession-num&gt;&lt;urls&gt;&lt;related-urls&gt;&lt;url&gt;&amp;lt;Go to ISI&amp;gt;://WOS:000173421900019&lt;/url&gt;&lt;/related-urls&gt;&lt;/urls&gt;&lt;electronic-resource-num&gt;D</w:instrText>
      </w:r>
      <w:r>
        <w:instrText>OI 10.1146/annurev.ento.47.091201.145240&lt;/electronic-resource-num&gt;&lt;language&gt;English&lt;/language&gt;&lt;/record&gt;&lt;/Cite&gt;&lt;/EndNote&gt;</w:instrText>
      </w:r>
      <w:r w:rsidR="005357EF">
        <w:fldChar w:fldCharType="separate"/>
      </w:r>
      <w:r>
        <w:t>(Michalko, Pekar &amp; Entling 2019; Symondson, Sunderland &amp; Greenstone 2002)</w:t>
      </w:r>
      <w:r w:rsidR="005357EF">
        <w:fldChar w:fldCharType="end"/>
      </w:r>
      <w:r>
        <w:t xml:space="preserve">.  </w:t>
      </w:r>
      <w:del w:id="74" w:author="." w:date="2020-02-11T11:33:00Z">
        <w:r>
          <w:delText>Therefore, t</w:delText>
        </w:r>
      </w:del>
      <w:ins w:id="75" w:author="." w:date="2020-02-11T11:33:00Z">
        <w:r>
          <w:t>T</w:t>
        </w:r>
      </w:ins>
      <w:r>
        <w:t xml:space="preserve">he </w:t>
      </w:r>
      <w:proofErr w:type="spellStart"/>
      <w:r>
        <w:t>biocontrol</w:t>
      </w:r>
      <w:proofErr w:type="spellEnd"/>
      <w:r>
        <w:t xml:space="preserve"> </w:t>
      </w:r>
      <w:del w:id="76" w:author="." w:date="2020-02-11T11:32:00Z">
        <w:r>
          <w:delText xml:space="preserve">efficacy </w:delText>
        </w:r>
      </w:del>
      <w:ins w:id="77" w:author="." w:date="2020-02-11T11:32:00Z">
        <w:r>
          <w:t xml:space="preserve">potential </w:t>
        </w:r>
      </w:ins>
      <w:r>
        <w:t>of generali</w:t>
      </w:r>
      <w:r>
        <w:t xml:space="preserve">st predators may be affected by the presence of alternative prey, either </w:t>
      </w:r>
      <w:del w:id="78" w:author="Jia Ang Ou" w:date="2020-02-24T22:38:00Z">
        <w:r>
          <w:delText>in a positive or negative way</w:delText>
        </w:r>
      </w:del>
      <w:ins w:id="79" w:author="Jia Ang Ou" w:date="2020-02-24T22:38:00Z">
        <w:r>
          <w:t>positively or negatively</w:t>
        </w:r>
      </w:ins>
      <w:r>
        <w:t xml:space="preserve">.  For example, on one hand, alternative prey </w:t>
      </w:r>
      <w:del w:id="80" w:author="Jia Ang Ou" w:date="2020-02-24T22:38:00Z">
        <w:r>
          <w:delText>could</w:delText>
        </w:r>
      </w:del>
      <w:ins w:id="81" w:author="Jia Ang Ou" w:date="2020-02-24T22:38:00Z">
        <w:r>
          <w:t>may</w:t>
        </w:r>
      </w:ins>
      <w:r>
        <w:t xml:space="preserve"> </w:t>
      </w:r>
      <w:ins w:id="82" w:author="Jia Ang Ou" w:date="2020-02-27T15:56:00Z">
        <w:r>
          <w:t>maintain</w:t>
        </w:r>
      </w:ins>
      <w:del w:id="83" w:author="Jia Ang Ou" w:date="2020-02-27T15:56:00Z">
        <w:r>
          <w:delText>support</w:delText>
        </w:r>
      </w:del>
      <w:r>
        <w:t xml:space="preserve"> higher densities of predators that suppress pest populations emerging later in the crop season </w:t>
      </w:r>
      <w:r w:rsidR="005357EF">
        <w:fldChar w:fldCharType="begin"/>
      </w:r>
      <w:r>
        <w:instrText xml:space="preserve"> ADDIN EN.CITE &lt;EndNote&gt;&lt;Cite  &gt;&lt;Author&gt;Munoz-Cardenas&lt;/Author&gt;&lt;Year&gt;2017&lt;/Year&gt;&lt;DisplayText&gt;(Muñoz-Cárdenas et al. 2017; Settle et al. 1996)&lt;/DisplayText&gt;&lt;reco</w:instrText>
      </w:r>
      <w:r>
        <w:instrText>rd&gt;&lt;rec-number&gt;760&lt;/rec-number&gt;&lt;foreign-keys&gt;&lt;key app="EN" db-id="s2a9tdf5ptxsr1ex5t7x9av4z2zfr0vx0dev" timestamp="1564832851"&gt;760&lt;/key&gt;&lt;/foreign-keys&gt;&lt;ref-type name="Journal Article"&gt;17&lt;/ref-type&gt;&lt;contributors&gt;&lt;authors&gt;&lt;author&gt;Muñoz-Cárdenas, K.&lt;/author&gt;&lt;</w:instrText>
      </w:r>
      <w:r>
        <w:instrText>author&gt;Ersin, F.&lt;/author&gt;&lt;author&gt;Pijnakker, J.&lt;/author&gt;&lt;author&gt;van Houten, Y.&lt;/author&gt;&lt;author&gt;Hoogerbrugge, H.&lt;/author&gt;&lt;author&gt;Leman, A.&lt;/author&gt;&lt;author&gt;Pappas, M. L.&lt;/author&gt;&lt;author&gt;Duarte, M. V. A.&lt;/author&gt;&lt;author&gt;Messelink, G. J.&lt;/author&gt;&lt;author&gt;Sabelis</w:instrText>
      </w:r>
      <w:r>
        <w:instrText>, M. W.&lt;/author&gt;&lt;author&gt;Janssen, A.&lt;/author&gt;&lt;/authors&gt;&lt;/contributors&gt;&lt;auth-address&gt;Univ Amsterdam, Populat Biol, IBED, Sci Pk 904, NL-1098 XH Amsterdam, Netherlands Univ Ege, Dept Plant Protect, Fac Agr, TR-35100 Izmir, Turkey Biobest Belgium Bv, Ilse Veld</w:instrText>
      </w:r>
      <w:r>
        <w:instrText>en 18, B-2260 Westerlo, Belgium Wageningen UR Greenhouse Hort, POB 20, NL-2265 ZG Bleiswijk, Netherlands Koppert Biol Syst, Veilingweg 14,Postbus 155, NL-2650 AD Berkel, Netherlands Democritus Univ Thrace, Lab Agr Entomol &amp;amp; Zool, Dept Agr Dev, Pantazid</w:instrText>
      </w:r>
      <w:r>
        <w:instrText>ou 193, Orestiada 68200, Greece Univ Fed Vicosa, Dept Entomol, Vicosa, MG, Brazil&lt;/auth-address&gt;&lt;titles&gt;&lt;title&gt;Supplying high-quality alternative prey in the litter increases control of an above-ground plant pest by a generalist predator&lt;/title&gt;&lt;secondary-</w:instrText>
      </w:r>
      <w:r>
        <w:instrText>title&gt;Biological Control&lt;/secondary-title&gt;&lt;alt-title&gt;Biol Control&lt;/alt-title&gt;&lt;/titles&gt;&lt;periodical&gt;&lt;full-title&gt;Biological Control&lt;/full-title&gt;&lt;abbr-1&gt;Biol Control&lt;/abbr-1&gt;&lt;/periodical&gt;&lt;alt-periodical&gt;&lt;full-title&gt;Biological Control&lt;/full-title&gt;&lt;abbr-1&gt;Biol C</w:instrText>
      </w:r>
      <w:r>
        <w:instrText>ontrol&lt;/abbr-1&gt;&lt;/alt-periodical&gt;&lt;pages&gt;19-26&lt;/pages&gt;&lt;volume&gt;105&lt;/volume&gt;&lt;keywords&gt;&lt;keyword&gt;amblyseius swirskii&lt;/keyword&gt;&lt;keyword&gt;biological control&lt;/keyword&gt;&lt;keyword&gt;apparent competition&lt;/keyword&gt;&lt;keyword&gt;thrips&lt;/keyword&gt;&lt;keyword&gt;ornamentals&lt;/keyword&gt;&lt;keyw</w:instrText>
      </w:r>
      <w:r>
        <w:instrText>ord&gt;population dynamics&lt;/keyword&gt;&lt;keyword&gt;astigmatina&lt;/keyword&gt;&lt;keyword&gt;biological-control agents&lt;/keyword&gt;&lt;keyword&gt;western flower thrips&lt;/keyword&gt;&lt;keyword&gt;detrital food-web&lt;/keyword&gt;&lt;keyword&gt;amblyseius-swirskii&lt;/keyword&gt;&lt;keyword&gt;apparent competition&lt;/keyw</w:instrText>
      </w:r>
      <w:r>
        <w:instrText>ord&gt;&lt;keyword&gt;phytoseiid predators&lt;/keyword&gt;&lt;keyword&gt;supplemental food&lt;/keyword&gt;&lt;keyword&gt;intraguild predation&lt;/keyword&gt;&lt;keyword&gt;acari phytoseiidae&lt;/keyword&gt;&lt;keyword&gt;trophic cascades&lt;/keyword&gt;&lt;/keywords&gt;&lt;dates&gt;&lt;year&gt;2017&lt;/year&gt;&lt;pub-dates&gt;&lt;date&gt;Feb&lt;/date&gt;&lt;/pu</w:instrText>
      </w:r>
      <w:r>
        <w:instrText>b-dates&gt;&lt;/dates&gt;&lt;isbn&gt;1049-9644&lt;/isbn&gt;&lt;accession-num&gt;WOS:000390575200004&lt;/accession-num&gt;&lt;urls&gt;&lt;related-urls&gt;&lt;url&gt;&amp;lt;Go to ISI&amp;gt;://WOS:000390575200004&lt;/url&gt;&lt;/related-urls&gt;&lt;/urls&gt;&lt;electronic-resource-num&gt;10.1016/j.biocontrol.2016.11.004&lt;/electronic-resour</w:instrText>
      </w:r>
      <w:r>
        <w:instrText>ce-num&gt;&lt;language&gt;English&lt;/language&gt;&lt;/record&gt;&lt;/Cite&gt;&lt;Cite  &gt;&lt;Author&gt;Settle&lt;/Author&gt;&lt;Year&gt;1996&lt;/Year&gt;&lt;RecNum&gt;759&lt;/RecNum&gt;&lt;record&gt;&lt;rec-number&gt;759&lt;/rec-number&gt;&lt;foreign-keys&gt;&lt;key app="EN" db-id="s2a9tdf5ptxsr1ex5t7x9av4z2zfr0vx0dev" timestamp="1564666270"&gt;759&lt;/</w:instrText>
      </w:r>
      <w:r>
        <w:instrText>key&gt;&lt;/foreign-keys&gt;&lt;ref-type name="Journal Article"&gt;17&lt;/ref-type&gt;&lt;contributors&gt;&lt;authors&gt;&lt;author&gt;Settle, W. H.&lt;/author&gt;&lt;author&gt;Ariawan, H.&lt;/author&gt;&lt;author&gt;Astuti, E. T.&lt;/author&gt;&lt;author&gt;Cahyana, W.&lt;/author&gt;&lt;author&gt;Hakim, A. L.&lt;/author&gt;&lt;author&gt;Hindayana, D.&lt;/</w:instrText>
      </w:r>
      <w:r>
        <w:instrText>author&gt;&lt;author&gt;Lestari, A. S.&lt;/author&gt;&lt;author&gt;Pajarningsih&lt;/author&gt;&lt;author&gt;Sartanto&lt;/author&gt;&lt;/authors&gt;&lt;/contributors&gt;&lt;auth-address&gt;Indonesian Natl Integrated Pest Management Progra,Jakarta 12510,Indonesia Lab Pengendalian Hama Penyakit Tanaman Pangan,Bantu</w:instrText>
      </w:r>
      <w:r>
        <w:instrText>l,Diy,Indonesia&lt;/auth-address&gt;&lt;titles&gt;&lt;title&gt;Managing tropical rice pests through conservation of generalist natural enemies and alternative prey&lt;/title&gt;&lt;secondary-title&gt;Ecology&lt;/secondary-title&gt;&lt;alt-title&gt;Ecology&lt;/alt-title&gt;&lt;/titles&gt;&lt;periodical&gt;&lt;full-titl</w:instrText>
      </w:r>
      <w:r>
        <w:instrText>e&gt;Ecology&lt;/full-title&gt;&lt;abbr-1&gt;Ecology&lt;/abbr-1&gt;&lt;/periodical&gt;&lt;alt-periodical&gt;&lt;full-title&gt;Ecology&lt;/full-title&gt;&lt;abbr-1&gt;Ecology&lt;/abbr-1&gt;&lt;/alt-periodical&gt;&lt;pages&gt;1975-1988&lt;/pages&gt;&lt;volume&gt;77&lt;/volume&gt;&lt;number&gt;7&lt;/number&gt;&lt;keywords&gt;&lt;keyword&gt;agroecosystems, tropical ric</w:instrText>
      </w:r>
      <w:r>
        <w:instrText>e&lt;/keyword&gt;&lt;keyword&gt;biological control&lt;/keyword&gt;&lt;keyword&gt;chironomidae&lt;/keyword&gt;&lt;keyword&gt;community dynamics&lt;/keyword&gt;&lt;keyword&gt;detritivores and plankton feeders&lt;/keyword&gt;&lt;keyword&gt;field experiment&lt;/keyword&gt;&lt;keyword&gt;green revolution&lt;/keyword&gt;&lt;keyword&gt;insectici</w:instrText>
      </w:r>
      <w:r>
        <w:instrText>de use and pest outbreaks&lt;/keyword&gt;&lt;keyword&gt;integrated pest management&lt;/keyword&gt;&lt;keyword&gt;java, indonesia&lt;/keyword&gt;&lt;keyword&gt;rice-field ecology&lt;/keyword&gt;&lt;keyword&gt;rice landscape patterns&lt;/keyword&gt;&lt;keyword&gt;synchronous vs non-synchronous plantings&lt;/keyword&gt;&lt;key</w:instrText>
      </w:r>
      <w:r>
        <w:instrText>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w:instrText>
      </w:r>
      <w:r>
        <w:instrText>bn&gt;0012-9658&lt;/isbn&gt;&lt;accession-num&gt;WOS:A1996VM42100003&lt;/accession-num&gt;&lt;urls&gt;&lt;related-urls&gt;&lt;url&gt;&amp;lt;Go to ISI&amp;gt;://WOS:A1996VM42100003&lt;/url&gt;&lt;/related-urls&gt;&lt;/urls&gt;&lt;electronic-resource-num&gt;Doi 10.2307/2265694&lt;/electronic-resource-num&gt;&lt;language&gt;English&lt;/langua</w:instrText>
      </w:r>
      <w:r>
        <w:instrText>ge&gt;&lt;/record&gt;&lt;/Cite&gt;&lt;/EndNote&gt;</w:instrText>
      </w:r>
      <w:r w:rsidR="005357EF">
        <w:fldChar w:fldCharType="separate"/>
      </w:r>
      <w:r>
        <w:t>(Muñoz-Cárdenas et al. 2017; Settle et al. 1996)</w:t>
      </w:r>
      <w:r w:rsidR="005357EF">
        <w:fldChar w:fldCharType="end"/>
      </w:r>
      <w:r>
        <w:t xml:space="preserve">.  On the other hand, alternative prey may disrupt </w:t>
      </w:r>
      <w:proofErr w:type="spellStart"/>
      <w:r>
        <w:t>biocontrol</w:t>
      </w:r>
      <w:proofErr w:type="spellEnd"/>
      <w:r>
        <w:t xml:space="preserve"> if these predators exhibit a stronger preference for alternative prey </w:t>
      </w:r>
      <w:r w:rsidR="005357EF">
        <w:fldChar w:fldCharType="begin"/>
      </w:r>
      <w:r>
        <w:instrText xml:space="preserve"> ADDIN EN.CITE &lt;EndNote&gt;&lt;Cite  &gt;&lt;Author&gt;Birk</w:instrText>
      </w:r>
      <w:r>
        <w:instrText>hofer&lt;/Author&gt;&lt;Year&gt;2008&lt;/Year&gt;&lt;RecNum&gt;763&lt;/RecNum&gt;&lt;DisplayText&gt;(Birkhofer, Wise &amp; Scheu 2008; Koss &amp; Snyder 2005; Musser &amp; Shelton 2003)&lt;/DisplayText&gt;&lt;record&gt;&lt;rec-number&gt;763&lt;/rec-number&gt;&lt;foreign-keys&gt;&lt;key app="EN" db-id="s2a9tdf5ptxsr1ex5t7x9av4z2zfr0vx0d</w:instrText>
      </w:r>
      <w:r>
        <w:instrText>ev" timestamp="1564834990"&gt;763&lt;/key&gt;&lt;/foreign-keys&gt;&lt;ref-type name="Journal Article"&gt;17&lt;/ref-type&gt;&lt;contributors&gt;&lt;authors&gt;&lt;author&gt;Birkhofer, K.&lt;/author&gt;&lt;author&gt;Wise, D. H.&lt;/author&gt;&lt;author&gt;Scheu, S.&lt;/author&gt;&lt;/authors&gt;&lt;/contributors&gt;&lt;auth-address&gt;Tech Univ Dar</w:instrText>
      </w:r>
      <w:r>
        <w:instrText>mstadt, Dept Biol, DE-64287 Darmstadt, Germany&amp;#13;Univ Illinois, Dept Biol Sci, Chicago, IL 60607 USA&amp;#13;Univ Illinois, Inst Environm Sci &amp;amp; Policy, Chicago, IL 60607 USA&lt;/auth-address&gt;&lt;titles&gt;&lt;title&gt;Subsidy from the detrital food web, but not microha</w:instrText>
      </w:r>
      <w:r>
        <w:instrText>bitat complexity, affects the role of generalist predators in an aboveground herbivore food web&lt;/title&gt;&lt;secondary-title&gt;Oikos&lt;/secondary-title&gt;&lt;alt-title&gt;Oikos&lt;/alt-title&gt;&lt;/titles&gt;&lt;periodical&gt;&lt;full-title&gt;Oikos&lt;/full-title&gt;&lt;abbr-1&gt;Oikos&lt;/abbr-1&gt;&lt;/periodical</w:instrText>
      </w:r>
      <w:r>
        <w:instrText>&gt;&lt;alt-periodical&gt;&lt;full-title&gt;Oikos&lt;/full-title&gt;&lt;abbr-1&gt;Oikos&lt;/abbr-1&gt;&lt;/alt-periodical&gt;&lt;pages&gt;494-500&lt;/pages&gt;&lt;volume&gt;117&lt;/volume&gt;&lt;number&gt;4&lt;/number&gt;&lt;keywords&gt;&lt;keyword&gt;intraguild predation&lt;/keyword&gt;&lt;keyword&gt;alternative prey&lt;/keyword&gt;&lt;keyword&gt;natural enemies&lt;/</w:instrText>
      </w:r>
      <w:r>
        <w:instrText>keyword&gt;&lt;keyword&gt;trophic cascades&lt;/keyword&gt;&lt;keyword&gt;spiders araneae&lt;/keyword&gt;&lt;keyword&gt;arthropod&lt;/keyword&gt;&lt;keyword&gt;agroecosystems&lt;/keyword&gt;&lt;keyword&gt;suppression&lt;/keyword&gt;&lt;keyword&gt;abundance&lt;/keyword&gt;&lt;keyword&gt;aphids&lt;/keyword&gt;&lt;/keywords&gt;&lt;dates&gt;&lt;year&gt;2008&lt;/year&gt;</w:instrText>
      </w:r>
      <w:r>
        <w:instrText>&lt;pub-dates&gt;&lt;date&gt;Apr&lt;/date&gt;&lt;/pub-dates&gt;&lt;/dates&gt;&lt;isbn&gt;0030-1299&lt;/isbn&gt;&lt;accession-num&gt;WOS:000254277000004&lt;/accession-num&gt;&lt;urls&gt;&lt;related-urls&gt;&lt;url&gt;&amp;lt;Go to ISI&amp;gt;://WOS:000254277000004&lt;/url&gt;&lt;/related-urls&gt;&lt;/urls&gt;&lt;electronic-resource-num&gt;10.1111/j.2007.0030-</w:instrText>
      </w:r>
      <w:r>
        <w:instrText>1299.16361.x&lt;/electronic-resource-num&gt;&lt;language&gt;English&lt;/language&gt;&lt;/record&gt;&lt;/Cite&gt;&lt;Cite  &gt;&lt;Author&gt;Koss&lt;/Author&gt;&lt;Year&gt;2005&lt;/Year&gt;&lt;RecNum&gt;762&lt;/RecNum&gt;&lt;record&gt;&lt;rec-number&gt;762&lt;/rec-number&gt;&lt;foreign-keys&gt;&lt;key app="EN" db-id="s2a9tdf5ptxsr1ex5t7x9av4z2zfr0vx0dev"</w:instrText>
      </w:r>
      <w:r>
        <w:instrText xml:space="preserve"> timestamp="1564834273"&gt;762&lt;/key&gt;&lt;/foreign-keys&gt;&lt;ref-type name="Journal Article"&gt;17&lt;/ref-type&gt;&lt;contributors&gt;&lt;authors&gt;&lt;author&gt;Koss, A. M.&lt;/author&gt;&lt;author&gt;Snyder, W. E.&lt;/author&gt;&lt;/authors&gt;&lt;/contributors&gt;&lt;auth-address&gt;Washington State Univ, Dept Entomol, Pullm</w:instrText>
      </w:r>
      <w:r>
        <w:instrText xml:space="preserve">an, WA 99164 USA&lt;/auth-address&gt;&lt;titles&gt;&lt;title&gt;Alternative prey disrupt biocontrol by a guild of generalist predators&lt;/title&gt;&lt;secondary-title&gt;Biological Control&lt;/secondary-title&gt;&lt;alt-title&gt;Biol Control&lt;/alt-title&gt;&lt;/titles&gt;&lt;periodical&gt;&lt;full-title&gt;Biological </w:instrText>
      </w:r>
      <w:r>
        <w:instrText>Control&lt;/full-title&gt;&lt;abbr-1&gt;Biol Control&lt;/abbr-1&gt;&lt;/periodical&gt;&lt;alt-periodical&gt;&lt;full-title&gt;Biological Control&lt;/full-title&gt;&lt;abbr-1&gt;Biol Control&lt;/abbr-1&gt;&lt;/alt-periodical&gt;&lt;pages&gt;243-251&lt;/pages&gt;&lt;volume&gt;32&lt;/volume&gt;&lt;number&gt;2&lt;/number&gt;&lt;keywords&gt;&lt;keyword&gt;predator as</w:instrText>
      </w:r>
      <w:r>
        <w:instrText>semblage&lt;/keyword&gt;&lt;keyword&gt;intraguild predation&lt;/keyword&gt;&lt;keyword&gt;myzus persicae&lt;/keyword&gt;&lt;keyword&gt;leptinotarsa decemlineaia&lt;/keyword&gt;&lt;keyword&gt;solanum tuberosum&lt;/keyword&gt;&lt;keyword&gt;colorado-potato beetle&lt;/keyword&gt;&lt;keyword&gt;coleomegilla-maculata coleoptera&lt;/ke</w:instrText>
      </w:r>
      <w:r>
        <w:instrText>yword&gt;&lt;keyword&gt;biological-control agents&lt;/keyword&gt;&lt;keyword&gt;green peach aphids&lt;/keyword&gt;&lt;keyword&gt;natural enemies&lt;/keyword&gt;&lt;keyword&gt;apparent competition&lt;/keyword&gt;&lt;keyword&gt;intraguild predation&lt;/keyword&gt;&lt;keyword&gt;straw mulch&lt;/keyword&gt;&lt;keyword&gt;chrysomelidae&lt;/key</w:instrText>
      </w:r>
      <w:r>
        <w:instrText>word&gt;&lt;keyword&gt;eggs&lt;/keyword&gt;&lt;/keywords&gt;&lt;dates&gt;&lt;year&gt;2005&lt;/year&gt;&lt;pub-dates&gt;&lt;date&gt;Feb&lt;/date&gt;&lt;/pub-dates&gt;&lt;/dates&gt;&lt;isbn&gt;1049-9644&lt;/isbn&gt;&lt;accession-num&gt;WOS:000226662900008&lt;/accession-num&gt;&lt;urls&gt;&lt;related-urls&gt;&lt;url&gt;&amp;lt;Go to ISI&amp;gt;://WOS:000226662900008&lt;/url&gt;&lt;/re</w:instrText>
      </w:r>
      <w:r>
        <w:instrText>lated-urls&gt;&lt;/urls&gt;&lt;electronic-resource-num&gt;10.1016/j.biocontrol.2004.10.002&lt;/electronic-resource-num&gt;&lt;language&gt;English&lt;/language&gt;&lt;/record&gt;&lt;/Cite&gt;&lt;Cite  &gt;&lt;Author&gt;Musser&lt;/Author&gt;&lt;Year&gt;2003&lt;/Year&gt;&lt;RecNum&gt;761&lt;/RecNum&gt;&lt;record&gt;&lt;rec-number&gt;761&lt;/rec-number&gt;&lt;foreig</w:instrText>
      </w:r>
      <w:r>
        <w:instrText>n-keys&gt;&lt;key app="EN" db-id="s2a9tdf5ptxsr1ex5t7x9av4z2zfr0vx0dev" timestamp="1564833602"&gt;761&lt;/key&gt;&lt;/foreign-keys&gt;&lt;ref-type name="Journal Article"&gt;17&lt;/ref-type&gt;&lt;contributors&gt;&lt;authors&gt;&lt;author&gt;Musser, F. R.&lt;/author&gt;&lt;author&gt;Shelton, A. M.&lt;/author&gt;&lt;/authors&gt;&lt;/c</w:instrText>
      </w:r>
      <w:r>
        <w:instrText>ontributors&gt;&lt;auth-address&gt;Cornell Univ, New York State Agr Expt Stn, Dept Entomol, Geneva, NY 14456 USA&lt;/auth-address&gt;&lt;titles&gt;&lt;title&gt;&lt;style face="normal" font="default" size="100%"&gt;Predation of &lt;/style&gt;&lt;style face="italic" font="default" size="100%"&gt;Ostrin</w:instrText>
      </w:r>
      <w:r>
        <w:instrText>ia nubilalis&lt;/style&gt;&lt;style face="normal" font="default" size="100%"&gt; (Lepidoptera : Crambidae) eggs in sweet corn by generalist predators and the impact of alternative foods&lt;/style&gt;&lt;/title&gt;&lt;secondary-title&gt;Environmental Entomology&lt;/secondary-title&gt;&lt;alt-tit</w:instrText>
      </w:r>
      <w:r>
        <w:instrText>le&gt;Environ Entomol&lt;/alt-title&gt;&lt;/titles&gt;&lt;periodical&gt;&lt;full-title&gt;Environmental Entomology&lt;/full-title&gt;&lt;abbr-1&gt;Environ Entomol&lt;/abbr-1&gt;&lt;/periodical&gt;&lt;alt-periodical&gt;&lt;full-title&gt;Environmental Entomology&lt;/full-title&gt;&lt;abbr-1&gt;Environ Entomol&lt;/abbr-1&gt;&lt;/alt-periodic</w:instrText>
      </w:r>
      <w:r>
        <w:instrText>al&gt;&lt;pages&gt;1131-1138&lt;/pages&gt;&lt;volume&gt;32&lt;/volume&gt;&lt;number&gt;5&lt;/number&gt;&lt;keywords&gt;&lt;keyword&gt;coleomegilla maculata&lt;/keyword&gt;&lt;keyword&gt;harmonia axyridis&lt;/keyword&gt;&lt;keyword&gt;orius insidiosus&lt;/keyword&gt;&lt;keyword&gt;predator&lt;/keyword&gt;&lt;keyword&gt;alternative food&lt;/keyword&gt;&lt;keyword&gt;</w:instrText>
      </w:r>
      <w:r>
        <w:instrText>coleomegilla-maculata coleoptera&lt;/keyword&gt;&lt;keyword&gt;spodoptera-frugiperda lepidoptera&lt;/keyword&gt;&lt;keyword&gt;borer lepidoptera&lt;/keyword&gt;&lt;keyword&gt;coccinellid predator&lt;/keyword&gt;&lt;keyword&gt;numerical response&lt;/keyword&gt;&lt;keyword&gt;heliothis-zea&lt;/keyword&gt;&lt;keyword&gt;noctuidae</w:instrText>
      </w:r>
      <w:r>
        <w:instrText>&lt;/keyword&gt;&lt;keyword&gt;aphids&lt;/keyword&gt;&lt;keyword&gt;chrysomelidae&lt;/keyword&gt;&lt;keyword&gt;cannibalism&lt;/keyword&gt;&lt;/keywords&gt;&lt;dates&gt;&lt;year&gt;2003&lt;/year&gt;&lt;pub-dates&gt;&lt;date&gt;Oct&lt;/date&gt;&lt;/pub-dates&gt;&lt;/dates&gt;&lt;isbn&gt;0046-225x&lt;/isbn&gt;&lt;accession-num&gt;WOS:000186445200026&lt;/accession-num&gt;&lt;urls</w:instrText>
      </w:r>
      <w:r>
        <w:instrText>&gt;&lt;related-urls&gt;&lt;url&gt;&amp;lt;Go to ISI&amp;gt;://WOS:000186445200026&lt;/url&gt;&lt;/related-urls&gt;&lt;/urls&gt;&lt;electronic-resource-num&gt;Doi 10.1603/0046-225x-32.5.1131&lt;/electronic-resource-num&gt;&lt;language&gt;English&lt;/language&gt;&lt;/record&gt;&lt;/Cite&gt;&lt;/EndNote&gt;</w:instrText>
      </w:r>
      <w:r w:rsidR="005357EF">
        <w:fldChar w:fldCharType="separate"/>
      </w:r>
      <w:r>
        <w:t>(Birkhofer, Wise &amp; Scheu 2008; Ko</w:t>
      </w:r>
      <w:r>
        <w:t>ss &amp; Snyder 2005; Musser &amp; Shelton 2003)</w:t>
      </w:r>
      <w:r w:rsidR="005357EF">
        <w:fldChar w:fldCharType="end"/>
      </w:r>
      <w:r>
        <w:t>.</w:t>
      </w:r>
    </w:p>
    <w:p w:rsidR="005357EF" w:rsidRDefault="00115E1E">
      <w:pPr>
        <w:spacing w:line="480" w:lineRule="auto"/>
        <w:ind w:firstLine="480"/>
      </w:pPr>
      <w:r>
        <w:t xml:space="preserve">The aforementioned context dependency suggests that the </w:t>
      </w:r>
      <w:proofErr w:type="spellStart"/>
      <w:r>
        <w:t>biocontrol</w:t>
      </w:r>
      <w:proofErr w:type="spellEnd"/>
      <w:r>
        <w:t xml:space="preserve"> by generalist predators depends on the temporal dynamics of pest and alternative prey populations.  </w:t>
      </w:r>
      <w:commentRangeStart w:id="84"/>
      <w:ins w:id="85" w:author="." w:date="2020-02-11T11:42:00Z">
        <w:r>
          <w:t>Although there have been several quantitativ</w:t>
        </w:r>
        <w:r>
          <w:t xml:space="preserve">e studies </w:t>
        </w:r>
      </w:ins>
      <w:ins w:id="86" w:author="Jia Ang Ou" w:date="2020-02-27T15:56:00Z">
        <w:r>
          <w:t>examining</w:t>
        </w:r>
      </w:ins>
      <w:ins w:id="87" w:author="." w:date="2020-02-11T11:42:00Z">
        <w:del w:id="88" w:author="Jia Ang Ou" w:date="2020-02-27T15:56:00Z">
          <w:r>
            <w:delText>on</w:delText>
          </w:r>
        </w:del>
        <w:r>
          <w:t xml:space="preserve"> the </w:t>
        </w:r>
        <w:proofErr w:type="spellStart"/>
        <w:r>
          <w:t>trophi</w:t>
        </w:r>
      </w:ins>
      <w:r>
        <w:t>c</w:t>
      </w:r>
      <w:proofErr w:type="spellEnd"/>
      <w:ins w:id="89" w:author="." w:date="2020-02-11T11:42:00Z">
        <w:r>
          <w:t xml:space="preserve"> interactions of generalist predators in agro-ecosystems</w:t>
        </w:r>
      </w:ins>
      <w:commentRangeEnd w:id="84"/>
      <w:r>
        <w:commentReference w:id="84"/>
      </w:r>
      <w:ins w:id="90" w:author="." w:date="2020-02-11T11:42:00Z">
        <w:r>
          <w:t>, it remains unclear how these interactions are affected by</w:t>
        </w:r>
      </w:ins>
      <w:r>
        <w:t xml:space="preserve"> </w:t>
      </w:r>
      <w:ins w:id="91" w:author="." w:date="2020-02-11T11:42:00Z">
        <w:r>
          <w:t>the natural temporal</w:t>
        </w:r>
      </w:ins>
      <w:r>
        <w:t xml:space="preserve"> </w:t>
      </w:r>
      <w:ins w:id="92" w:author="." w:date="2020-02-14T19:40:00Z">
        <w:r>
          <w:t>variations of prey sources, hinde</w:t>
        </w:r>
      </w:ins>
      <w:r>
        <w:t>r</w:t>
      </w:r>
      <w:ins w:id="93" w:author="." w:date="2020-02-11T11:43:00Z">
        <w:r>
          <w:t>ing our ability to asses</w:t>
        </w:r>
      </w:ins>
      <w:r>
        <w:t>s</w:t>
      </w:r>
      <w:ins w:id="94" w:author="." w:date="2020-02-14T20:08:00Z">
        <w:r>
          <w:t xml:space="preserve"> the </w:t>
        </w:r>
        <w:proofErr w:type="spellStart"/>
        <w:r>
          <w:t>biocontro</w:t>
        </w:r>
      </w:ins>
      <w:r>
        <w:t>l</w:t>
      </w:r>
      <w:proofErr w:type="spellEnd"/>
      <w:ins w:id="95" w:author="." w:date="2020-02-14T20:08:00Z">
        <w:r>
          <w:t xml:space="preserve"> potentia</w:t>
        </w:r>
        <w:r>
          <w:t xml:space="preserve">l of these </w:t>
        </w:r>
        <w:proofErr w:type="spellStart"/>
        <w:r>
          <w:t>predators.”</w:t>
        </w:r>
      </w:ins>
      <w:del w:id="96" w:author="." w:date="2020-02-11T11:46:00Z">
        <w:r>
          <w:delText>However, quantitative studies regardin</w:delText>
        </w:r>
      </w:del>
      <w:proofErr w:type="gramStart"/>
      <w:r>
        <w:t>g</w:t>
      </w:r>
      <w:proofErr w:type="gramEnd"/>
      <w:del w:id="97" w:author="." w:date="2020-02-11T11:46:00Z">
        <w:r>
          <w:delText xml:space="preserve"> the trophic dynamics of generalist predators in agro-ecosystems are lacking, hindering our ability to assess th</w:delText>
        </w:r>
      </w:del>
      <w:r>
        <w:t>e</w:t>
      </w:r>
      <w:proofErr w:type="spellEnd"/>
      <w:del w:id="98" w:author="." w:date="2020-02-11T11:46:00Z">
        <w:r>
          <w:delText>ir efficacy</w:delText>
        </w:r>
      </w:del>
      <w:r>
        <w:t xml:space="preserve"> </w:t>
      </w:r>
      <w:del w:id="99" w:author="." w:date="2020-02-11T11:46:00Z">
        <w:r>
          <w:delText>as biocontrol agents.</w:delText>
        </w:r>
      </w:del>
      <w:r>
        <w:t xml:space="preserve">  </w:t>
      </w:r>
      <w:ins w:id="100" w:author="Jia Ang Ou" w:date="2020-02-27T15:57:00Z">
        <w:r>
          <w:t xml:space="preserve">This is particular relevant for </w:t>
        </w:r>
      </w:ins>
      <w:del w:id="101" w:author="Jia Ang Ou" w:date="2020-02-27T15:57:00Z">
        <w:r>
          <w:delText xml:space="preserve">Furthermore, </w:delText>
        </w:r>
      </w:del>
      <w:r>
        <w:t>ag</w:t>
      </w:r>
      <w:r>
        <w:t xml:space="preserve">ricultural systems </w:t>
      </w:r>
      <w:del w:id="102" w:author="Jia Ang Ou" w:date="2020-02-27T15:57:00Z">
        <w:r>
          <w:delText>in particular,</w:delText>
        </w:r>
      </w:del>
      <w:ins w:id="103" w:author="Jia Ang Ou" w:date="2020-02-27T15:57:00Z">
        <w:r>
          <w:t>which</w:t>
        </w:r>
      </w:ins>
      <w:r>
        <w:t xml:space="preserve"> exhibit large temporal variations in species composition in response to crop growth and disturbance (e.g., management practice).  For example, different arthropod </w:t>
      </w:r>
      <w:proofErr w:type="spellStart"/>
      <w:r>
        <w:t>trophic</w:t>
      </w:r>
      <w:proofErr w:type="spellEnd"/>
      <w:r>
        <w:t xml:space="preserve"> guilds tend to peak at different stages of rice growth </w:t>
      </w:r>
      <w:r w:rsidR="005357EF">
        <w:fldChar w:fldCharType="begin"/>
      </w:r>
      <w:r>
        <w:instrText xml:space="preserve"> ADDIN EN.CITE &lt;EndNote&gt;&lt;Cite</w:instrText>
      </w:r>
      <w:r>
        <w:instrText xml:space="preserve">  &gt;&lt;Author&gt;Schoenly&lt;/Author&gt;&lt;Year&gt;1996&lt;/Year&gt;&lt;RecNum&gt;764&lt;/RecNum&gt;&lt;DisplayText&gt;(Schoenly et al. 1996; Settle et al. 1996)&lt;/DisplayText&gt;&lt;record&gt;&lt;rec-number&gt;764&lt;/rec-number&gt;&lt;foreign-keys&gt;&lt;key app="EN" db-id="s2a9tdf5ptxsr1ex5t7x9av4z2zfr0vx0dev" timestamp="15</w:instrText>
      </w:r>
      <w:r>
        <w:instrText>64835578"&gt;764&lt;/key&gt;&lt;/foreign-keys&gt;&lt;ref-type name="Journal Article"&gt;17&lt;/ref-type&gt;&lt;contributors&gt;&lt;authors&gt;&lt;author&gt;Schoenly, K.&lt;/author&gt;&lt;author&gt;Cohen, J. E.&lt;/author&gt;&lt;author&gt;Heong, K. L.&lt;/author&gt;&lt;author&gt;Litsinger, J. A.&lt;/author&gt;&lt;author&gt;Aquino, G. B.&lt;/author&gt;&lt;au</w:instrText>
      </w:r>
      <w:r>
        <w:instrText>thor&gt;Barrion, A. T.&lt;/author&gt;&lt;author&gt;Arida, G.&lt;/author&gt;&lt;/authors&gt;&lt;/contributors&gt;&lt;auth-address&gt;Rockefeller Univ,Lab Populat,New York,Ny 10021 Columbia Univ,New York,Ny 10027 Int Rice Res Inst,Los Banos,Philippines&lt;/auth-address&gt;&lt;titles&gt;&lt;title&gt;Food web dynami</w:instrText>
      </w:r>
      <w:r>
        <w:instrText>cs of irrigated rice fields at five elevations in Luzon, Philippines&lt;/title&gt;&lt;secondary-title&gt;Bulletin of Entomological Research&lt;/secondary-title&gt;&lt;alt-title&gt;B Entomol Res&lt;/alt-title&gt;&lt;/titles&gt;&lt;periodical&gt;&lt;full-title&gt;Bulletin of Entomological Research&lt;/full-t</w:instrText>
      </w:r>
      <w:r>
        <w:instrText>itle&gt;&lt;abbr-1&gt;B Entomol Res&lt;/abbr-1&gt;&lt;/periodical&gt;&lt;alt-periodical&gt;&lt;full-title&gt;Bulletin of Entomological Research&lt;/full-title&gt;&lt;abbr-1&gt;B Entomol Res&lt;/abbr-1&gt;&lt;/alt-periodical&gt;&lt;pages&gt;451-466&lt;/pages&gt;&lt;volume&gt;86&lt;/volume&gt;&lt;number&gt;4&lt;/number&gt;&lt;keywords&gt;&lt;keyword&gt;no-tilla</w:instrText>
      </w:r>
      <w:r>
        <w:instrText>ge agroecosystems&lt;/keyword&gt;&lt;keyword&gt;temporal variation&lt;/keyword&gt;&lt;keyword&gt;trophic structure&lt;/keyword&gt;&lt;keyword&gt;desert ecosystem&lt;/keyword&gt;&lt;keyword&gt;diversity&lt;/keyword&gt;&lt;keyword&gt;insects&lt;/keyword&gt;&lt;keyword&gt;soil&lt;/keyword&gt;&lt;keyword&gt;decomposition&lt;/keyword&gt;&lt;keyword&gt;het</w:instrText>
      </w:r>
      <w:r>
        <w:instrText>erogeneity&lt;/keyword&gt;&lt;keyword&gt;succession&lt;/keyword&gt;&lt;/keywords&gt;&lt;dates&gt;&lt;year&gt;1996&lt;/year&gt;&lt;pub-dates&gt;&lt;date&gt;Aug&lt;/date&gt;&lt;/pub-dates&gt;&lt;/dates&gt;&lt;isbn&gt;0007-4853&lt;/isbn&gt;&lt;accession-num&gt;WOS:A1996VC22600017&lt;/accession-num&gt;&lt;urls&gt;&lt;related-urls&gt;&lt;url&gt;&amp;lt;Go to ISI&amp;gt;://WOS:A199</w:instrText>
      </w:r>
      <w:r>
        <w:instrText>6VC22600017&lt;/url&gt;&lt;/related-urls&gt;&lt;/urls&gt;&lt;electronic-resource-num&gt;Doi 10.1017/S0007485300035033&lt;/electronic-resource-num&gt;&lt;language&gt;English&lt;/language&gt;&lt;/record&gt;&lt;/Cite&gt;&lt;Cite  &gt;&lt;Author&gt;Settle&lt;/Author&gt;&lt;Year&gt;1996&lt;/Year&gt;&lt;RecNum&gt;759&lt;/RecNum&gt;&lt;record&gt;&lt;rec-number&gt;759&lt;/</w:instrText>
      </w:r>
      <w:r>
        <w:instrText>rec-number&gt;&lt;foreign-keys&gt;&lt;key app="EN" db-id="s2a9tdf5ptxsr1ex5t7x9av4z2zfr0vx0dev" timestamp="1564666270"&gt;759&lt;/key&gt;&lt;/foreign-keys&gt;&lt;ref-type name="Journal Article"&gt;17&lt;/ref-type&gt;&lt;contributors&gt;&lt;authors&gt;&lt;author&gt;Settle, W. H.&lt;/author&gt;&lt;author&gt;Ariawan, H.&lt;/autho</w:instrText>
      </w:r>
      <w:r>
        <w:instrText>r&gt;&lt;author&gt;Astuti, E. T.&lt;/author&gt;&lt;author&gt;Cahyana, W.&lt;/author&gt;&lt;author&gt;Hakim, A. L.&lt;/author&gt;&lt;author&gt;Hindayana, D.&lt;/author&gt;&lt;author&gt;Lestari, A. S.&lt;/author&gt;&lt;author&gt;Pajarningsih&lt;/author&gt;&lt;author&gt;Sartanto&lt;/author&gt;&lt;/authors&gt;&lt;/contributors&gt;&lt;auth-address&gt;Indonesian Na</w:instrText>
      </w:r>
      <w:r>
        <w:instrText>tl Integrated Pest Management Progra,Jakarta 12510,Indonesia Lab Pengendalian Hama Penyakit Tanaman Pangan,Bantul,Diy,Indonesia&lt;/auth-address&gt;&lt;titles&gt;&lt;title&gt;Managing tropical rice pests through conservation of generalist natural enemies and alternative pre</w:instrText>
      </w:r>
      <w:r>
        <w:instrText>y&lt;/title&gt;&lt;secondary-title&gt;Ecology&lt;/secondary-title&gt;&lt;alt-title&gt;Ecology&lt;/alt-title&gt;&lt;/titles&gt;&lt;periodical&gt;&lt;full-title&gt;Ecology&lt;/full-title&gt;&lt;abbr-1&gt;Ecology&lt;/abbr-1&gt;&lt;/periodical&gt;&lt;alt-periodical&gt;&lt;full-title&gt;Ecology&lt;/full-title&gt;&lt;abbr-1&gt;Ecology&lt;/abbr-1&gt;&lt;/alt-periodi</w:instrText>
      </w:r>
      <w:r>
        <w:instrText>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w:instrText>
      </w:r>
      <w:r>
        <w:instrText>ankton feeders&lt;/keyword&gt;&lt;keyword&gt;field experiment&lt;/keyword&gt;&lt;keyword&gt;green revolution&lt;/keyword&gt;&lt;keyword&gt;insecticide use and pest outbreaks&lt;/keyword&gt;&lt;keyword&gt;integrated pest management&lt;/keyword&gt;&lt;keyword&gt;java, indonesia&lt;/keyword&gt;&lt;keyword&gt;rice-field ecology&lt;/k</w:instrText>
      </w:r>
      <w:r>
        <w:instrText>eyword&gt;&lt;keyword&gt;rice landscape patterns&lt;/keyword&gt;&lt;keyword&gt;synchronous vs non-synchronous plantings&lt;/keyword&gt;&lt;keyword&gt;insecticide-induced resurgence&lt;/keyword&gt;&lt;keyword&gt;nilaparvata-lugens&lt;/keyword&gt;&lt;keyword&gt;brown planthopper&lt;/keyword&gt;&lt;keyword&gt;homoptera&lt;/keywor</w:instrText>
      </w:r>
      <w:r>
        <w:instrText>d&gt;&lt;keyword&gt;growth&lt;/keyword&gt;&lt;/keywords&gt;&lt;dates&gt;&lt;year&gt;1996&lt;/year&gt;&lt;pub-dates&gt;&lt;date&gt;Oct&lt;/date&gt;&lt;/pub-dates&gt;&lt;/dates&gt;&lt;isbn&gt;0012-9658&lt;/isbn&gt;&lt;accession-num&gt;WOS:A1996VM42100003&lt;/accession-num&gt;&lt;urls&gt;&lt;related-urls&gt;&lt;url&gt;&amp;lt;Go to ISI&amp;gt;://WOS:A1996VM42100003&lt;/url&gt;&lt;/rel</w:instrText>
      </w:r>
      <w:r>
        <w:instrText>ated-urls&gt;&lt;/urls&gt;&lt;electronic-resource-num&gt;Doi 10.2307/2265694&lt;/electronic-resource-num&gt;&lt;language&gt;English&lt;/language&gt;&lt;/record&gt;&lt;/Cite&gt;&lt;/EndNote&gt;</w:instrText>
      </w:r>
      <w:r w:rsidR="005357EF">
        <w:fldChar w:fldCharType="separate"/>
      </w:r>
      <w:r>
        <w:t>(Schoenly et al. 1996; Settle et al. 1996)</w:t>
      </w:r>
      <w:r w:rsidR="005357EF">
        <w:fldChar w:fldCharType="end"/>
      </w:r>
      <w:ins w:id="104" w:author="Jia Ang Ou" w:date="2020-02-24T22:44:00Z">
        <w:r>
          <w:t xml:space="preserve"> and t</w:t>
        </w:r>
      </w:ins>
      <w:del w:id="105" w:author="Jia Ang Ou" w:date="2020-02-24T22:44:00Z">
        <w:r>
          <w:delText>.  T</w:delText>
        </w:r>
      </w:del>
      <w:r>
        <w:t>his temporal variation will likely influence pest consumptio</w:t>
      </w:r>
      <w:r>
        <w:t xml:space="preserve">n by predators; therefore, quantifying predators’ diet composition over the </w:t>
      </w:r>
      <w:r>
        <w:lastRenderedPageBreak/>
        <w:t xml:space="preserve">course of crop season should provide </w:t>
      </w:r>
      <w:ins w:id="106" w:author="." w:date="2020-02-11T11:49:00Z">
        <w:r>
          <w:t xml:space="preserve">useful </w:t>
        </w:r>
      </w:ins>
      <w:r>
        <w:t xml:space="preserve">insights for </w:t>
      </w:r>
      <w:proofErr w:type="spellStart"/>
      <w:r>
        <w:t>biocontrol</w:t>
      </w:r>
      <w:proofErr w:type="spellEnd"/>
      <w:r>
        <w:t xml:space="preserve"> applications.</w:t>
      </w:r>
    </w:p>
    <w:p w:rsidR="005357EF" w:rsidRDefault="00115E1E">
      <w:pPr>
        <w:spacing w:line="480" w:lineRule="auto"/>
        <w:ind w:firstLine="480"/>
      </w:pPr>
      <w:r>
        <w:t xml:space="preserve">Besides temporal variations in </w:t>
      </w:r>
      <w:del w:id="107" w:author="." w:date="2020-02-14T20:09:00Z">
        <w:r>
          <w:delText>predator-</w:delText>
        </w:r>
      </w:del>
      <w:r>
        <w:t xml:space="preserve">prey </w:t>
      </w:r>
      <w:ins w:id="108" w:author="." w:date="2020-02-14T20:09:00Z">
        <w:r>
          <w:t>populations</w:t>
        </w:r>
      </w:ins>
      <w:del w:id="109" w:author="." w:date="2020-02-14T20:09:00Z">
        <w:r>
          <w:delText>interactions</w:delText>
        </w:r>
      </w:del>
      <w:r>
        <w:t>, farm type (e.g., organic vs.</w:t>
      </w:r>
      <w:r>
        <w:t xml:space="preserve"> conventional) could affect the </w:t>
      </w:r>
      <w:proofErr w:type="spellStart"/>
      <w:ins w:id="110" w:author="." w:date="2020-02-11T11:52:00Z">
        <w:r>
          <w:t>trophic</w:t>
        </w:r>
        <w:proofErr w:type="spellEnd"/>
        <w:r>
          <w:t xml:space="preserve"> dynamics</w:t>
        </w:r>
      </w:ins>
      <w:r>
        <w:t xml:space="preserve"> </w:t>
      </w:r>
      <w:del w:id="111" w:author="." w:date="2020-02-11T11:52:00Z">
        <w:r>
          <w:delText xml:space="preserve">biocontrol efficacy </w:delText>
        </w:r>
      </w:del>
      <w:r>
        <w:t xml:space="preserve">of generalist predators.  In efforts to reduce environmental impacts of agriculture, organic farming has seen tremendous growth in recent years </w:t>
      </w:r>
      <w:r w:rsidR="005357EF">
        <w:fldChar w:fldCharType="begin"/>
      </w:r>
      <w:r>
        <w:instrText xml:space="preserve"> ADDIN EN.CITE &lt;EndNote&gt;&lt;Cite  &gt;&lt;Author&gt;Reg</w:instrText>
      </w:r>
      <w:r>
        <w:instrText>anold&lt;/Author&gt;&lt;Year&gt;2016&lt;/Year&gt;&lt;RecNum&gt;766&lt;/RecNum&gt;&lt;DisplayText&gt;(Reganold &amp; Wachter 2016)&lt;/DisplayText&gt;&lt;record&gt;&lt;rec-number&gt;766&lt;/rec-number&gt;&lt;foreign-keys&gt;&lt;key app="EN" db-id="s2a9tdf5ptxsr1ex5t7x9av4z2zfr0vx0dev" timestamp="1565017071"&gt;766&lt;/key&gt;&lt;/foreign-ke</w:instrText>
      </w:r>
      <w:r>
        <w:instrText>ys&gt;&lt;ref-type name="Journal Article"&gt;17&lt;/ref-type&gt;&lt;contributors&gt;&lt;authors&gt;&lt;author&gt;Reganold, J. P.&lt;/author&gt;&lt;author&gt;Wachter, J. M.&lt;/author&gt;&lt;/authors&gt;&lt;/contributors&gt;&lt;auth-address&gt;Washington State Univ, Dept Crop &amp;amp; Soil Sci, Pullman, WA 99164 USA&lt;/auth-addre</w:instrText>
      </w:r>
      <w:r>
        <w:instrText>ss&gt;&lt;titles&gt;&lt;title&gt;Organic agriculture in the twenty-first century&lt;/title&gt;&lt;secondary-title&gt;Nature Plants&lt;/secondary-title&gt;&lt;alt-title&gt;Nat Plants&lt;/alt-title&gt;&lt;/titles&gt;&lt;periodical&gt;&lt;full-title&gt;Nature Plants&lt;/full-title&gt;&lt;abbr-1&gt;Nat Plants&lt;/abbr-1&gt;&lt;/periodical&gt;&lt;al</w:instrText>
      </w:r>
      <w:r>
        <w:instrText>t-periodical&gt;&lt;full-title&gt;Nature Plants&lt;/full-title&gt;&lt;abbr-1&gt;Nat Plants&lt;/abbr-1&gt;&lt;/alt-periodical&gt;&lt;pages&gt;15221&lt;/pages&gt;&lt;volume&gt;2&lt;/volume&gt;&lt;number&gt;2&lt;/number&gt;&lt;keywords&gt;&lt;keyword&gt;nutritional quality&lt;/keyword&gt;&lt;keyword&gt;ecosystem services&lt;/keyword&gt;&lt;keyword&gt;environment</w:instrText>
      </w:r>
      <w:r>
        <w:instrText>al impacts&lt;/keyword&gt;&lt;keyword&gt;pesticide-residues&lt;/keyword&gt;&lt;keyword&gt;food security&lt;/keyword&gt;&lt;keyword&gt;plant foods&lt;/keyword&gt;&lt;keyword&gt;reduce&lt;/keyword&gt;&lt;keyword&gt;metaanalysis&lt;/keyword&gt;&lt;keyword&gt;management&lt;/keyword&gt;&lt;keyword&gt;systems&lt;/keyword&gt;&lt;/keywords&gt;&lt;dates&gt;&lt;year&gt;20</w:instrText>
      </w:r>
      <w:r>
        <w:instrText>16&lt;/year&gt;&lt;pub-dates&gt;&lt;date&gt;Feb&lt;/date&gt;&lt;/pub-dates&gt;&lt;/dates&gt;&lt;isbn&gt;2055-026x&lt;/isbn&gt;&lt;accession-num&gt;WOS:000375393200007&lt;/accession-num&gt;&lt;urls&gt;&lt;related-urls&gt;&lt;url&gt;&amp;lt;Go to ISI&amp;gt;://WOS:000375393200007&lt;/url&gt;&lt;/related-urls&gt;&lt;/urls&gt;&lt;electronic-resource-num&gt;Artn 15221&amp;</w:instrText>
      </w:r>
      <w:r>
        <w:instrText>#13;10.1038/Nplants.2015.221&lt;/electronic-resource-num&gt;&lt;language&gt;English&lt;/language&gt;&lt;/record&gt;&lt;/Cite&gt;&lt;/EndNote&gt;</w:instrText>
      </w:r>
      <w:r w:rsidR="005357EF">
        <w:fldChar w:fldCharType="separate"/>
      </w:r>
      <w:r>
        <w:t>(Reganold &amp; Wachter 2016)</w:t>
      </w:r>
      <w:r w:rsidR="005357EF">
        <w:fldChar w:fldCharType="end"/>
      </w:r>
      <w:r>
        <w:t xml:space="preserve">.  While organic farming may promote the abundance and diversity of </w:t>
      </w:r>
      <w:ins w:id="112" w:author="." w:date="2020-02-11T11:58:00Z">
        <w:r>
          <w:t xml:space="preserve">generalist </w:t>
        </w:r>
      </w:ins>
      <w:r>
        <w:t xml:space="preserve">predators </w:t>
      </w:r>
      <w:r w:rsidR="005357EF">
        <w:fldChar w:fldCharType="begin"/>
      </w:r>
      <w:r>
        <w:instrText xml:space="preserve"> ADDIN EN.CITE &lt;EndNote&gt;&lt;Cite  </w:instrText>
      </w:r>
      <w:r>
        <w:instrText>&gt;&lt;Author&gt;Bengtsson&lt;/Author&gt;&lt;Year&gt;2005&lt;/Year&gt;&lt;RecNum&gt;767&lt;/RecNum&gt;&lt;Prefix&gt;e.g.`, &lt;/Prefix&gt;&lt;DisplayText&gt;(e.g., Bengtsson, Ahnstrom &amp; Weibull 2005; Porcel et al. 2018)&lt;/DisplayText&gt;&lt;record&gt;&lt;rec-number&gt;767&lt;/rec-number&gt;&lt;foreign-keys&gt;&lt;key app="EN" db-id="s2a9tdf5</w:instrText>
      </w:r>
      <w:r>
        <w:instrText>ptxsr1ex5t7x9av4z2zfr0vx0dev" timestamp="1565017868"&gt;767&lt;/key&gt;&lt;/foreign-keys&gt;&lt;ref-type name="Journal Article"&gt;17&lt;/ref-type&gt;&lt;contributors&gt;&lt;authors&gt;&lt;author&gt;Bengtsson, J.&lt;/author&gt;&lt;author&gt;Ahnstrom, J.&lt;/author&gt;&lt;author&gt;Weibull, A. C.&lt;/author&gt;&lt;/authors&gt;&lt;/contribu</w:instrText>
      </w:r>
      <w:r>
        <w:instrText>tors&gt;&lt;auth-address&gt;SLU, Dept Ecol &amp;amp; Crop Prod Sci, Sect Landscape Ecol, S-75007 Uppsala, Sweden&lt;/auth-address&gt;&lt;titles&gt;&lt;title&gt;The effects of organic agriculture on biodiversity and abundance: a meta-analysis&lt;/title&gt;&lt;secondary-title&gt;Journal of Applied Ec</w:instrText>
      </w:r>
      <w:r>
        <w:instrText>ology&lt;/secondary-title&gt;&lt;alt-title&gt;J Appl Ecol&lt;/alt-title&gt;&lt;/titles&gt;&lt;periodical&gt;&lt;full-title&gt;Journal of Applied Ecology&lt;/full-title&gt;&lt;abbr-1&gt;J Appl Ecol&lt;/abbr-1&gt;&lt;/periodical&gt;&lt;alt-periodical&gt;&lt;full-title&gt;Journal of Applied Ecology&lt;/full-title&gt;&lt;abbr-1&gt;J Appl Ecol</w:instrText>
      </w:r>
      <w:r>
        <w:instrText>&lt;/abbr-1&gt;&lt;/alt-periodical&gt;&lt;pages&gt;261-269&lt;/pages&gt;&lt;volume&gt;42&lt;/volume&gt;&lt;number&gt;2&lt;/number&gt;&lt;keywords&gt;&lt;keyword&gt;density&lt;/keyword&gt;&lt;keyword&gt;diversity&lt;/keyword&gt;&lt;keyword&gt;farming systems&lt;/keyword&gt;&lt;keyword&gt;organic farming&lt;/keyword&gt;&lt;keyword&gt;species richness&lt;/keyword&gt;&lt;key</w:instrText>
      </w:r>
      <w:r>
        <w:instrText>word&gt;landscape heterogeneity&lt;/keyword&gt;&lt;keyword&gt;vegetation diversity&lt;/keyword&gt;&lt;keyword&gt;beetle communities&lt;/keyword&gt;&lt;keyword&gt;species richness&lt;/keyword&gt;&lt;keyword&gt;southern england&lt;/keyword&gt;&lt;keyword&gt;cropping systems&lt;/keyword&gt;&lt;keyword&gt;farm-management&lt;/keyword&gt;&lt;ke</w:instrText>
      </w:r>
      <w:r>
        <w:instrText>yword&gt;soil fauna&lt;/keyword&gt;&lt;keyword&gt;agroecosystems&lt;/keyword&gt;&lt;keyword&gt;habitat&lt;/keyword&gt;&lt;/keywords&gt;&lt;dates&gt;&lt;year&gt;2005&lt;/year&gt;&lt;pub-dates&gt;&lt;date&gt;Apr&lt;/date&gt;&lt;/pub-dates&gt;&lt;/dates&gt;&lt;isbn&gt;0021-8901&lt;/isbn&gt;&lt;accession-num&gt;WOS:000228396600008&lt;/accession-num&gt;&lt;urls&gt;&lt;related-ur</w:instrText>
      </w:r>
      <w:r>
        <w:instrText>ls&gt;&lt;url&gt;&amp;lt;Go to ISI&amp;gt;://WOS:000228396600008&lt;/url&gt;&lt;/related-urls&gt;&lt;/urls&gt;&lt;electronic-resource-num&gt;10.1111/j.1365-2664.2005.01005.x&lt;/electronic-resource-num&gt;&lt;language&gt;English&lt;/language&gt;&lt;/record&gt;&lt;/Cite&gt;&lt;Cite  &gt;&lt;Author&gt;Porcel&lt;/Author&gt;&lt;Year&gt;2018&lt;/Year&gt;&lt;RecNu</w:instrText>
      </w:r>
      <w:r>
        <w:instrText>m&gt;745&lt;/RecNum&gt;&lt;record&gt;&lt;rec-number&gt;745&lt;/rec-number&gt;&lt;foreign-keys&gt;&lt;key app="EN" db-id="s2a9tdf5ptxsr1ex5t7x9av4z2zfr0vx0dev" timestamp="1561773841"&gt;745&lt;/key&gt;&lt;/foreign-keys&gt;&lt;ref-type name="Journal Article"&gt;17&lt;/ref-type&gt;&lt;contributors&gt;&lt;authors&gt;&lt;author&gt;Porcel, M</w:instrText>
      </w:r>
      <w:r>
        <w:instrText>.&lt;/author&gt;&lt;author&gt;Andersson, G. K. S.&lt;/author&gt;&lt;author&gt;Palsson, J.&lt;/author&gt;&lt;author&gt;Tasin, M.&lt;/author&gt;&lt;/authors&gt;&lt;/contributors&gt;&lt;auth-address&gt;Swedish Univ Agr Sci, Integrated Plant Protect Unit, Dept Plant Protect Biol, Alnarp, Sweden&amp;#13;Corp Colombiana Inve</w:instrText>
      </w:r>
      <w:r>
        <w:instrText>st Agr Agrosavia, Meta, Colombia&amp;#13;Lund Univ, Ctr Environm &amp;amp; Climate Res, Lund, Sweden&amp;#13;UNRN, Sede Andina, Inst Invest Recursos Nat Agroecol &amp;amp; Desarrollo Ru, San Carlos De Bariloche, Rio Negro, Argentina&amp;#13;Consejo Nacl Invest Cient &amp;amp; Tec</w:instrText>
      </w:r>
      <w:r>
        <w:instrText>n, San Carlos De Bariloche, Rio Negro, Argentina&lt;/auth-address&gt;&lt;titles&gt;&lt;title&gt;Organic management in apple orchards: Higher impacts on biological control than on pollination&lt;/title&gt;&lt;secondary-title&gt;Journal of Applied Ecology&lt;/secondary-title&gt;&lt;alt-title&gt;J Ap</w:instrText>
      </w:r>
      <w:r>
        <w:instrText>pl Ecol&lt;/alt-title&gt;&lt;/titles&gt;&lt;periodical&gt;&lt;full-title&gt;Journal of Applied Ecology&lt;/full-title&gt;&lt;abbr-1&gt;J Appl Ecol&lt;/abbr-1&gt;&lt;/periodical&gt;&lt;alt-periodical&gt;&lt;full-title&gt;Journal of Applied Ecology&lt;/full-title&gt;&lt;abbr-1&gt;J Appl Ecol&lt;/abbr-1&gt;&lt;/alt-periodical&gt;&lt;pages&gt;2779-</w:instrText>
      </w:r>
      <w:r>
        <w:instrText>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w:instrText>
      </w:r>
      <w:r>
        <w:instrText>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w:instrText>
      </w:r>
      <w:r>
        <w:instrText>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w:instrText>
      </w:r>
      <w:r>
        <w:instrText>I&amp;gt;://WOS:000447296300024&lt;/url&gt;&lt;/related-urls&gt;&lt;/urls&gt;&lt;electronic-resource-num&gt;10.1111/1365-2664.13247&lt;/electronic-resource-num&gt;&lt;language&gt;English&lt;/language&gt;&lt;/record&gt;&lt;/Cite&gt;&lt;/EndNote&gt;</w:instrText>
      </w:r>
      <w:r w:rsidR="005357EF">
        <w:fldChar w:fldCharType="separate"/>
      </w:r>
      <w:r>
        <w:t>(e.g., Bengtsson, Ahnstrom &amp; Weibull 2005; Porcel et al. 2018)</w:t>
      </w:r>
      <w:r w:rsidR="005357EF">
        <w:fldChar w:fldCharType="end"/>
      </w:r>
      <w:r>
        <w:t>, its ef</w:t>
      </w:r>
      <w:r>
        <w:t xml:space="preserve">fect on </w:t>
      </w:r>
      <w:proofErr w:type="spellStart"/>
      <w:r>
        <w:t>biocontrol</w:t>
      </w:r>
      <w:proofErr w:type="spellEnd"/>
      <w:r>
        <w:t xml:space="preserve"> </w:t>
      </w:r>
      <w:del w:id="113" w:author="." w:date="2020-02-11T11:55:00Z">
        <w:r>
          <w:delText xml:space="preserve">efficacy of predators </w:delText>
        </w:r>
      </w:del>
      <w:r>
        <w:t xml:space="preserve">remains unclear, with both positive and non-significant results reported </w:t>
      </w:r>
      <w:r w:rsidR="005357EF">
        <w:fldChar w:fldCharType="begin"/>
      </w:r>
      <w:r>
        <w:instrText xml:space="preserve"> ADDIN EN.CITE &lt;EndNote&gt;&lt;Cite  &gt;&lt;Author&gt;Birkhofer&lt;/Author&gt;&lt;Year&gt;2016&lt;/Year&gt;&lt;RecNum&gt;769&lt;/RecNum&gt;&lt;DisplayText&gt;(e.g., Birkhofer et al. 2016; Crow</w:instrText>
      </w:r>
      <w:r>
        <w:instrText>der et al. 2010; Porcel et al. 2018)&lt;/DisplayText&gt;&lt;record&gt;&lt;rec-number&gt;769&lt;/rec-number&gt;&lt;foreign-keys&gt;&lt;key app="EN" db-id="s2a9tdf5ptxsr1ex5t7x9av4z2zfr0vx0dev" timestamp="1565017968"&gt;769&lt;/key&gt;&lt;/foreign-keys&gt;&lt;ref-type name="Journal Article"&gt;17&lt;/ref-type&gt;&lt;con</w:instrText>
      </w:r>
      <w:r>
        <w:instrText>tributors&gt;&lt;authors&gt;&lt;author&gt;Birkhofer, K.&lt;/author&gt;&lt;author&gt;Arvidsson, F.&lt;/author&gt;&lt;author&gt;Ehlers, D.&lt;/author&gt;&lt;author&gt;Mader, V. L.&lt;/author&gt;&lt;author&gt;Bengtsson, J.&lt;/author&gt;&lt;author&gt;Smith, H. G.&lt;/author&gt;&lt;/authors&gt;&lt;/contributors&gt;&lt;auth-address&gt;Lund Univ, Dept Biol, S</w:instrText>
      </w:r>
      <w:r>
        <w:instrText>olvegatan 37, S-22362 Lund, Sweden&amp;#13;Univ Luneburg, Inst Ecol, Scharnhorststr 1, D-21335 Luneburg, Germany&amp;#13;Univ Giessen, Dept Anim Ecol, Heinrich Buff Ring 26-32, D-35392 Giessen, Germany&amp;#13;Swedish Univ Agr Sci, Dept Ecol, Ulls Vag 16, S-75651 Upps</w:instrText>
      </w:r>
      <w:r>
        <w:instrText>ala, Sweden&amp;#13;Ctr Environm &amp;amp; Climate Res, Solvegatan 37, S-22362 Lund, Sweden&lt;/auth-address&gt;&lt;titles&gt;&lt;title&gt;Organic farming affects the biological control of hemipteran pests and yields in spring barley independent of landscape complexity&lt;/title&gt;&lt;seco</w:instrText>
      </w:r>
      <w:r>
        <w:instrText>ndary-title&gt;Landscape Ecology&lt;/secondary-title&gt;&lt;alt-title&gt;Landscape Ecol&lt;/alt-title&gt;&lt;/titles&gt;&lt;periodical&gt;&lt;full-title&gt;Landscape Ecology&lt;/full-title&gt;&lt;abbr-1&gt;Landscape Ecol&lt;/abbr-1&gt;&lt;/periodical&gt;&lt;alt-periodical&gt;&lt;full-title&gt;Landscape Ecology&lt;/full-title&gt;&lt;abbr-1</w:instrText>
      </w:r>
      <w:r>
        <w:instrText>&gt;Landscape Ecol&lt;/abbr-1&gt;&lt;/alt-periodical&gt;&lt;pages&gt;567-579&lt;/pages&gt;&lt;volume&gt;31&lt;/volume&gt;&lt;number&gt;3&lt;/number&gt;&lt;keywords&gt;&lt;keyword&gt;aphididae&lt;/keyword&gt;&lt;keyword&gt;araneae&lt;/keyword&gt;&lt;keyword&gt;auchenorrhyncha&lt;/keyword&gt;&lt;keyword&gt;dryinidae&lt;/keyword&gt;&lt;keyword&gt;ecosystem service&lt;/ke</w:instrText>
      </w:r>
      <w:r>
        <w:instrText>yword&gt;&lt;keyword&gt;yield&lt;/keyword&gt;&lt;keyword&gt;web-building spiders&lt;/keyword&gt;&lt;keyword&gt;winter-wheat&lt;/keyword&gt;&lt;keyword&gt;agricultural intensification&lt;/keyword&gt;&lt;keyword&gt;crop pest&lt;/keyword&gt;&lt;keyword&gt;aphid&lt;/keyword&gt;&lt;keyword&gt;prey&lt;/keyword&gt;&lt;keyword&gt;predation&lt;/keyword&gt;&lt;keywo</w:instrText>
      </w:r>
      <w:r>
        <w:instrText>rd&gt;biodiversity&lt;/keyword&gt;&lt;keyword&gt;management&lt;/keyword&gt;&lt;keyword&gt;density&lt;/keyword&gt;&lt;/keywords&gt;&lt;dates&gt;&lt;year&gt;2016&lt;/year&gt;&lt;pub-dates&gt;&lt;date&gt;Mar&lt;/date&gt;&lt;/pub-dates&gt;&lt;/dates&gt;&lt;isbn&gt;0921-2973&lt;/isbn&gt;&lt;accession-num&gt;WOS:000372319400008&lt;/accession-num&gt;&lt;urls&gt;&lt;related-urls&gt;&lt;u</w:instrText>
      </w:r>
      <w:r>
        <w:instrText>rl&gt;&amp;lt;Go to ISI&amp;gt;://WOS:000372319400008&lt;/url&gt;&lt;/related-urls&gt;&lt;/urls&gt;&lt;electronic-resource-num&gt;10.1007/s10980-015-0263-8&lt;/electronic-resource-num&gt;&lt;language&gt;English&lt;/language&gt;&lt;/record&gt;&lt;/Cite&gt;&lt;Cite  &gt;&lt;Author&gt;Crowder&lt;/Author&gt;&lt;Year&gt;2010&lt;/Year&gt;&lt;RecNum&gt;768&lt;/RecN</w:instrText>
      </w:r>
      <w:r>
        <w:instrText>um&gt;&lt;Prefix&gt;e.g.`, &lt;/Prefix&gt;&lt;record&gt;&lt;rec-number&gt;768&lt;/rec-number&gt;&lt;foreign-keys&gt;&lt;key app="EN" db-id="s2a9tdf5ptxsr1ex5t7x9av4z2zfr0vx0dev" timestamp="1565017915"&gt;768&lt;/key&gt;&lt;/foreign-keys&gt;&lt;ref-type name="Journal Article"&gt;17&lt;/ref-type&gt;&lt;contributors&gt;&lt;authors&gt;&lt;aut</w:instrText>
      </w:r>
      <w:r>
        <w:instrText>hor&gt;Crowder, D. W.&lt;/author&gt;&lt;author&gt;Northfield, T. D.&lt;/author&gt;&lt;author&gt;Strand, M. R.&lt;/author&gt;&lt;author&gt;Snyder, W. E.&lt;/author&gt;&lt;/authors&gt;&lt;/contributors&gt;&lt;auth-address&gt;Washington State Univ, Dept Entomol, Pullman, WA 99164 USA&amp;#13;Univ Georgia, Dept Entomol, Athen</w:instrText>
      </w:r>
      <w:r>
        <w:instrText>s, GA 30602 USA&lt;/auth-address&gt;&lt;titles&gt;&lt;title&gt;Organic agriculture promotes evenness and natural pest control&lt;/title&gt;&lt;secondary-title&gt;Nature&lt;/secondary-title&gt;&lt;alt-title&gt;Nature&lt;/alt-title&gt;&lt;/titles&gt;&lt;periodical&gt;&lt;full-title&gt;Nature&lt;/full-title&gt;&lt;abbr-1&gt;Nature&lt;/abb</w:instrText>
      </w:r>
      <w:r>
        <w:instrText>r-1&gt;&lt;/periodical&gt;&lt;alt-periodical&gt;&lt;full-title&gt;Nature&lt;/full-title&gt;&lt;abbr-1&gt;Nature&lt;/abbr-1&gt;&lt;/alt-periodical&gt;&lt;pages&gt;109-U123&lt;/pages&gt;&lt;volume&gt;466&lt;/volume&gt;&lt;number&gt;7302&lt;/number&gt;&lt;keywords&gt;&lt;keyword&gt;predator diversity&lt;/keyword&gt;&lt;keyword&gt;current knowledge&lt;/keyword&gt;&lt;keyw</w:instrText>
      </w:r>
      <w:r>
        <w:instrText>ord&gt;biodiversity&lt;/keyword&gt;&lt;keyword&gt;metaanalysis&lt;/keyword&gt;&lt;keyword&gt;communities&lt;/keyword&gt;&lt;keyword&gt;services&lt;/keyword&gt;&lt;keyword&gt;ecology&lt;/keyword&gt;&lt;keyword&gt;consequences&lt;/keyword&gt;&lt;keyword&gt;exploitation&lt;/keyword&gt;&lt;keyword&gt;landscapes&lt;/keyword&gt;&lt;/keywords&gt;&lt;dates&gt;&lt;year&gt;2</w:instrText>
      </w:r>
      <w:r>
        <w:instrText>010&lt;/year&gt;&lt;pub-dates&gt;&lt;date&gt;Jul 1&lt;/date&gt;&lt;/pub-dates&gt;&lt;/dates&gt;&lt;isbn&gt;0028-0836&lt;/isbn&gt;&lt;accession-num&gt;WOS:000279343800044&lt;/accession-num&gt;&lt;urls&gt;&lt;related-urls&gt;&lt;url&gt;&amp;lt;Go to ISI&amp;gt;://WOS:000279343800044&lt;/url&gt;&lt;/related-urls&gt;&lt;/urls&gt;&lt;electronic-resource-num&gt;10.1038/</w:instrText>
      </w:r>
      <w:r>
        <w:instrText>nature09183&lt;/electronic-resource-num&gt;&lt;language&gt;English&lt;/language&gt;&lt;/record&gt;&lt;/Cite&gt;&lt;Cite  &gt;&lt;Author&gt;Porcel&lt;/Author&gt;&lt;Year&gt;2018&lt;/Year&gt;&lt;RecNum&gt;745&lt;/RecNum&gt;&lt;record&gt;&lt;rec-number&gt;745&lt;/rec-number&gt;&lt;foreign-keys&gt;&lt;key app="EN" db-id="s2a9tdf5ptxsr1ex5t7x9av4z2zfr0vx0dev</w:instrText>
      </w:r>
      <w:r>
        <w:instrText>" timestamp="1561773841"&gt;745&lt;/key&gt;&lt;/foreign-keys&gt;&lt;ref-type name="Journal Article"&gt;17&lt;/ref-type&gt;&lt;contributors&gt;&lt;authors&gt;&lt;author&gt;Porcel, M.&lt;/author&gt;&lt;author&gt;Andersson, G. K. S.&lt;/author&gt;&lt;author&gt;Palsson, J.&lt;/author&gt;&lt;author&gt;Tasin, M.&lt;/author&gt;&lt;/authors&gt;&lt;/contribut</w:instrText>
      </w:r>
      <w:r>
        <w:instrText xml:space="preserve">ors&gt;&lt;auth-address&gt;Swedish Univ Agr Sci, Integrated Plant Protect Unit, Dept Plant Protect Biol, Alnarp, Sweden&amp;#13;Corp Colombiana Invest Agr Agrosavia, Meta, Colombia&amp;#13;Lund Univ, Ctr Environm &amp;amp; Climate Res, Lund, Sweden&amp;#13;UNRN, Sede Andina, Inst </w:instrText>
      </w:r>
      <w:r>
        <w:instrText>Invest Recursos Nat Agroecol &amp;amp; Desarrollo Ru, San Carlos De Bariloche, Rio Negro, Argentina&amp;#13;Consejo Nacl Invest Cient &amp;amp; Tecn, San Carlos De Bariloche, Rio Negro, Argentina&lt;/auth-address&gt;&lt;titles&gt;&lt;title&gt;Organic management in apple orchards: Highe</w:instrText>
      </w:r>
      <w:r>
        <w:instrText>r impacts on biological control than on pollination&lt;/title&gt;&lt;secondary-title&gt;Journal of Applied Ecology&lt;/secondary-title&gt;&lt;alt-title&gt;J Appl Ecol&lt;/alt-title&gt;&lt;/titles&gt;&lt;periodical&gt;&lt;full-title&gt;Journal of Applied Ecology&lt;/full-title&gt;&lt;abbr-1&gt;J Appl Ecol&lt;/abbr-1&gt;&lt;/</w:instrText>
      </w:r>
      <w:r>
        <w:instrText>periodical&gt;&lt;alt-periodical&gt;&lt;full-title&gt;Journal of Applied Ecology&lt;/full-title&gt;&lt;abbr-1&gt;J Appl Ecol&lt;/abbr-1&gt;&lt;/alt-periodical&gt;&lt;pages&gt;2779-2789&lt;/pages&gt;&lt;volume&gt;55&lt;/volume&gt;&lt;number&gt;6&lt;/number&gt;&lt;keywords&gt;&lt;keyword&gt;agricultural intensification&lt;/keyword&gt;&lt;keyword&gt;biolog</w:instrText>
      </w:r>
      <w:r>
        <w:instrText>ical control&lt;/keyword&gt;&lt;keyword&gt;ecosystem services&lt;/keyword&gt;&lt;keyword&gt;natural enemies&lt;/keyword&gt;&lt;keyword&gt;organic management&lt;/keyword&gt;&lt;keyword&gt;pollination&lt;/keyword&gt;&lt;keyword&gt;predatory bugs&lt;/keyword&gt;&lt;keyword&gt;temporal dynamics&lt;/keyword&gt;&lt;keyword&gt;landscape heteroge</w:instrText>
      </w:r>
      <w:r>
        <w:instrText>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w:instrText>
      </w:r>
      <w:r>
        <w:instrText>/date&gt;&lt;/pub-dates&gt;&lt;/dates&gt;&lt;isbn&gt;0021-8901&lt;/isbn&gt;&lt;accession-num&gt;WOS:000447296300024&lt;/accession-num&gt;&lt;urls&gt;&lt;related-urls&gt;&lt;url&gt;&amp;lt;Go to ISI&amp;gt;://WOS:000447296300024&lt;/url&gt;&lt;/related-urls&gt;&lt;/urls&gt;&lt;electronic-resource-num&gt;10.1111/1365-2664.13247&lt;/electronic-resou</w:instrText>
      </w:r>
      <w:r>
        <w:instrText>rce-num&gt;&lt;language&gt;English&lt;/language&gt;&lt;/record&gt;&lt;/Cite&gt;&lt;/EndNote&gt;</w:instrText>
      </w:r>
      <w:r w:rsidR="005357EF">
        <w:fldChar w:fldCharType="separate"/>
      </w:r>
      <w:r>
        <w:t>(e.g., Birkhofer et al. 2016; Crowder et al. 2010; Porcel et al. 2018)</w:t>
      </w:r>
      <w:r w:rsidR="005357EF">
        <w:fldChar w:fldCharType="end"/>
      </w:r>
      <w:r>
        <w:t xml:space="preserve">.  </w:t>
      </w:r>
      <w:del w:id="114" w:author="." w:date="2020-02-10T23:10:00Z">
        <w:r>
          <w:delText>Because p</w:delText>
        </w:r>
      </w:del>
      <w:ins w:id="115" w:author="." w:date="2020-02-11T09:06:00Z">
        <w:r>
          <w:t>P</w:t>
        </w:r>
      </w:ins>
      <w:r>
        <w:t xml:space="preserve">revious studies </w:t>
      </w:r>
      <w:del w:id="116" w:author="." w:date="2020-02-10T23:12:00Z">
        <w:r>
          <w:delText>mainly</w:delText>
        </w:r>
      </w:del>
      <w:ins w:id="117" w:author="." w:date="2020-02-10T23:12:00Z">
        <w:r>
          <w:t>have</w:t>
        </w:r>
      </w:ins>
      <w:r>
        <w:t xml:space="preserve"> </w:t>
      </w:r>
      <w:del w:id="118" w:author="." w:date="2020-02-11T11:56:00Z">
        <w:r>
          <w:delText xml:space="preserve">examined </w:delText>
        </w:r>
      </w:del>
      <w:ins w:id="119" w:author="." w:date="2020-02-11T12:05:00Z">
        <w:r>
          <w:t xml:space="preserve">examined </w:t>
        </w:r>
      </w:ins>
      <w:r>
        <w:t xml:space="preserve">pest population responses to experimental manipulations of </w:t>
      </w:r>
      <w:r>
        <w:t>predators</w:t>
      </w:r>
      <w:ins w:id="120" w:author="." w:date="2020-02-11T10:52:00Z">
        <w:r>
          <w:t xml:space="preserve"> (e.g., cage experiments) in organic and conventional farm</w:t>
        </w:r>
      </w:ins>
      <w:r>
        <w:t>s</w:t>
      </w:r>
      <w:ins w:id="121" w:author="." w:date="2020-02-11T12:05:00Z">
        <w:r>
          <w:t>. However,</w:t>
        </w:r>
      </w:ins>
      <w:r>
        <w:t xml:space="preserve"> </w:t>
      </w:r>
      <w:del w:id="122" w:author="." w:date="2020-02-11T09:06:00Z">
        <w:r>
          <w:delText xml:space="preserve">, </w:delText>
        </w:r>
      </w:del>
      <w:ins w:id="123" w:author="." w:date="2020-02-10T23:12:00Z">
        <w:r>
          <w:t>the densities of predator</w:t>
        </w:r>
      </w:ins>
      <w:r>
        <w:t>s</w:t>
      </w:r>
      <w:ins w:id="124" w:author="." w:date="2020-02-11T12:00:00Z">
        <w:r>
          <w:t xml:space="preserve"> in these experimen</w:t>
        </w:r>
      </w:ins>
      <w:r>
        <w:t>t</w:t>
      </w:r>
      <w:ins w:id="125" w:author="Jia Ang Ou" w:date="2020-02-27T15:59:00Z">
        <w:r>
          <w:t>s</w:t>
        </w:r>
      </w:ins>
      <w:ins w:id="126" w:author="." w:date="2020-02-10T23:12:00Z">
        <w:r>
          <w:t xml:space="preserve"> </w:t>
        </w:r>
        <w:del w:id="127" w:author="Jia Ang Ou" w:date="2020-02-27T15:59:00Z">
          <w:r>
            <w:delText>wer</w:delText>
          </w:r>
        </w:del>
      </w:ins>
      <w:del w:id="128" w:author="Jia Ang Ou" w:date="2020-02-27T15:59:00Z">
        <w:r>
          <w:delText>e</w:delText>
        </w:r>
      </w:del>
      <w:ins w:id="129" w:author="Jia Ang Ou" w:date="2020-02-27T15:59:00Z">
        <w:r>
          <w:t>are</w:t>
        </w:r>
      </w:ins>
      <w:ins w:id="130" w:author="." w:date="2020-02-11T10:53:00Z">
        <w:r>
          <w:t xml:space="preserve"> typically</w:t>
        </w:r>
      </w:ins>
      <w:r>
        <w:t xml:space="preserve"> </w:t>
      </w:r>
      <w:ins w:id="131" w:author="." w:date="2020-02-10T23:13:00Z">
        <w:r>
          <w:t>fixed, whic</w:t>
        </w:r>
      </w:ins>
      <w:r>
        <w:t>h</w:t>
      </w:r>
      <w:del w:id="132" w:author="." w:date="2020-02-10T23:13:00Z">
        <w:r>
          <w:delText>they</w:delText>
        </w:r>
      </w:del>
      <w:r>
        <w:t xml:space="preserve"> may not reflect the </w:t>
      </w:r>
      <w:del w:id="133" w:author="." w:date="2020-02-11T12:01:00Z">
        <w:r>
          <w:delText xml:space="preserve">reality and </w:delText>
        </w:r>
      </w:del>
      <w:r>
        <w:t>seasonal variations in predator-pest interactions in the fie</w:t>
      </w:r>
      <w:r>
        <w:t>ld.</w:t>
      </w:r>
      <w:ins w:id="134" w:author="." w:date="2020-02-11T09:08:00Z">
        <w:r>
          <w:t xml:space="preserve"> Moreove</w:t>
        </w:r>
      </w:ins>
      <w:r>
        <w:t>r</w:t>
      </w:r>
      <w:ins w:id="135" w:author="." w:date="2020-02-11T09:08:00Z">
        <w:r>
          <w:t xml:space="preserve">, confining predators and </w:t>
        </w:r>
      </w:ins>
      <w:r>
        <w:t>p</w:t>
      </w:r>
      <w:ins w:id="136" w:author="." w:date="2020-02-11T12:06:00Z">
        <w:r>
          <w:t>rey in</w:t>
        </w:r>
      </w:ins>
      <w:r>
        <w:t xml:space="preserve"> </w:t>
      </w:r>
      <w:ins w:id="137" w:author="." w:date="2020-02-11T09:09:00Z">
        <w:del w:id="138" w:author="Jia Ang Ou" w:date="2020-02-24T23:27:00Z">
          <w:r>
            <w:delText xml:space="preserve">the </w:delText>
          </w:r>
        </w:del>
        <w:r>
          <w:t>experimental setting</w:t>
        </w:r>
      </w:ins>
      <w:r>
        <w:t>s</w:t>
      </w:r>
      <w:ins w:id="139" w:author="." w:date="2020-02-11T09:09:00Z">
        <w:r>
          <w:t xml:space="preserve"> may alter thei</w:t>
        </w:r>
      </w:ins>
      <w:r>
        <w:t>r</w:t>
      </w:r>
      <w:ins w:id="140" w:author="." w:date="2020-02-11T09:09:00Z">
        <w:r>
          <w:t xml:space="preserve"> movement</w:t>
        </w:r>
      </w:ins>
      <w:r>
        <w:t>s</w:t>
      </w:r>
      <w:ins w:id="141" w:author="." w:date="2020-02-11T09:09:00Z">
        <w:r>
          <w:t xml:space="preserve"> and</w:t>
        </w:r>
      </w:ins>
      <w:r>
        <w:t xml:space="preserve"> </w:t>
      </w:r>
      <w:ins w:id="142" w:author="." w:date="2020-02-11T11:02:00Z">
        <w:del w:id="143" w:author="Jia Ang Ou" w:date="2020-02-24T23:28:00Z">
          <w:r>
            <w:delText>potentially</w:delText>
          </w:r>
        </w:del>
      </w:ins>
      <w:proofErr w:type="spellStart"/>
      <w:ins w:id="144" w:author="Jia Ang Ou" w:date="2020-02-24T23:28:00Z">
        <w:r w:rsidRPr="00C148C0">
          <w:rPr>
            <w:rPrChange w:id="145" w:author="." w:date="2020-02-27T11:20:00Z">
              <w:rPr>
                <w:lang w:val="zh-TW"/>
              </w:rPr>
            </w:rPrChange>
          </w:rPr>
          <w:t>artifically</w:t>
        </w:r>
      </w:ins>
      <w:proofErr w:type="spellEnd"/>
      <w:ins w:id="146" w:author="." w:date="2020-02-11T11:02:00Z">
        <w:r>
          <w:t xml:space="preserve"> increase</w:t>
        </w:r>
        <w:del w:id="147" w:author="Jia Ang Ou" w:date="2020-02-24T23:28:00Z">
          <w:r>
            <w:delText xml:space="preserve"> the</w:delText>
          </w:r>
        </w:del>
        <w:r>
          <w:t xml:space="preserve"> encounter rate</w:t>
        </w:r>
      </w:ins>
      <w:r>
        <w:t>s</w:t>
      </w:r>
      <w:ins w:id="148" w:author="." w:date="2020-02-14T20:14:00Z">
        <w:r>
          <w:t>, leading to biased estimations of predation rates.</w:t>
        </w:r>
      </w:ins>
      <w:r>
        <w:t xml:space="preserve"> </w:t>
      </w:r>
      <w:del w:id="149" w:author="." w:date="2020-02-11T09:09:00Z">
        <w:r>
          <w:delText xml:space="preserve"> </w:delText>
        </w:r>
      </w:del>
      <w:ins w:id="150" w:author="." w:date="2020-02-11T10:56:00Z">
        <w:r>
          <w:t xml:space="preserve">As a result, </w:t>
        </w:r>
      </w:ins>
      <w:del w:id="151" w:author="." w:date="2020-02-11T10:56:00Z">
        <w:r>
          <w:delText>I</w:delText>
        </w:r>
      </w:del>
      <w:ins w:id="152" w:author="." w:date="2020-02-11T10:56:00Z">
        <w:r>
          <w:t>i</w:t>
        </w:r>
      </w:ins>
      <w:r>
        <w:t xml:space="preserve">nvestigating pest consumption by predators under natural </w:t>
      </w:r>
      <w:del w:id="153" w:author="." w:date="2020-02-14T20:15:00Z">
        <w:r>
          <w:delText xml:space="preserve">settings </w:delText>
        </w:r>
      </w:del>
      <w:ins w:id="154" w:author="." w:date="2020-02-14T20:15:00Z">
        <w:r>
          <w:t>conditions</w:t>
        </w:r>
      </w:ins>
      <w:ins w:id="155" w:author="Jia Ang Ou" w:date="2020-02-27T15:59:00Z">
        <w:r>
          <w:t>, as we do using stable isotopes,</w:t>
        </w:r>
      </w:ins>
      <w:del w:id="156" w:author="Jia Ang Ou" w:date="2020-02-27T15:59:00Z">
        <w:r>
          <w:delText xml:space="preserve"> (e.g., using stable isotope analysis in this study)</w:delText>
        </w:r>
      </w:del>
      <w:r>
        <w:t xml:space="preserve"> should </w:t>
      </w:r>
      <w:ins w:id="157" w:author="." w:date="2020-02-11T11:06:00Z">
        <w:r>
          <w:t>complement previous studies and</w:t>
        </w:r>
      </w:ins>
      <w:r>
        <w:t xml:space="preserve"> help clarify the </w:t>
      </w:r>
      <w:ins w:id="158" w:author="." w:date="2020-02-11T12:02:00Z">
        <w:r>
          <w:t>potential of</w:t>
        </w:r>
      </w:ins>
      <w:del w:id="159" w:author="." w:date="2020-02-11T12:02:00Z">
        <w:r>
          <w:delText>role</w:delText>
        </w:r>
      </w:del>
      <w:r>
        <w:t xml:space="preserve"> generalist predators as </w:t>
      </w:r>
      <w:proofErr w:type="spellStart"/>
      <w:r>
        <w:t>biocontrol</w:t>
      </w:r>
      <w:proofErr w:type="spellEnd"/>
      <w:r>
        <w:t xml:space="preserve"> agents in organic and conventional farms.</w:t>
      </w:r>
      <w:r>
        <w:br/>
      </w:r>
      <w:commentRangeStart w:id="160"/>
    </w:p>
    <w:p w:rsidR="005357EF" w:rsidRDefault="00115E1E">
      <w:pPr>
        <w:spacing w:line="480" w:lineRule="auto"/>
        <w:ind w:firstLine="482"/>
      </w:pPr>
      <w:del w:id="161" w:author="." w:date="2020-02-11T12:14:00Z">
        <w:r>
          <w:delText>To evaluate the efficacy of arthropod generalist predators as biocontrol agent</w:delText>
        </w:r>
      </w:del>
      <w:proofErr w:type="spellStart"/>
      <w:proofErr w:type="gramStart"/>
      <w:r>
        <w:t>s</w:t>
      </w:r>
      <w:proofErr w:type="gramEnd"/>
      <w:del w:id="162" w:author="." w:date="2020-02-11T12:14:00Z">
        <w:r>
          <w:delText xml:space="preserve"> in agro-ecosystem</w:delText>
        </w:r>
      </w:del>
      <w:r>
        <w:t>s</w:t>
      </w:r>
      <w:commentRangeEnd w:id="160"/>
      <w:r>
        <w:commentReference w:id="160"/>
      </w:r>
      <w:del w:id="163" w:author="." w:date="2020-02-11T12:14:00Z">
        <w:r>
          <w:delText>, this stud</w:delText>
        </w:r>
      </w:del>
      <w:r>
        <w:t>y</w:t>
      </w:r>
      <w:ins w:id="164" w:author="." w:date="2020-02-11T12:14:00Z">
        <w:r>
          <w:t>In</w:t>
        </w:r>
        <w:proofErr w:type="spellEnd"/>
        <w:r>
          <w:t xml:space="preserve"> this study, w</w:t>
        </w:r>
      </w:ins>
      <w:r>
        <w:t xml:space="preserve">e </w:t>
      </w:r>
      <w:del w:id="165" w:author="." w:date="2020-02-14T20:17:00Z">
        <w:r>
          <w:delText xml:space="preserve">examined </w:delText>
        </w:r>
      </w:del>
      <w:ins w:id="166" w:author="." w:date="2020-02-14T20:17:00Z">
        <w:r>
          <w:t xml:space="preserve">investigated </w:t>
        </w:r>
      </w:ins>
      <w:r>
        <w:t xml:space="preserve">the </w:t>
      </w:r>
      <w:del w:id="167" w:author="." w:date="2020-02-11T12:15:00Z">
        <w:r>
          <w:delText xml:space="preserve">arthropod </w:delText>
        </w:r>
      </w:del>
      <w:proofErr w:type="spellStart"/>
      <w:r>
        <w:t>trophic</w:t>
      </w:r>
      <w:proofErr w:type="spellEnd"/>
      <w:ins w:id="168" w:author="." w:date="2020-02-11T12:15:00Z">
        <w:r>
          <w:t xml:space="preserve"> dy</w:t>
        </w:r>
        <w:r>
          <w:t>namics of arthropo</w:t>
        </w:r>
      </w:ins>
      <w:r>
        <w:t>d</w:t>
      </w:r>
      <w:ins w:id="169" w:author="." w:date="2020-02-11T12:15:00Z">
        <w:r>
          <w:t xml:space="preserve"> generalist </w:t>
        </w:r>
        <w:proofErr w:type="spellStart"/>
        <w:r>
          <w:t>predators</w:t>
        </w:r>
      </w:ins>
      <w:del w:id="170" w:author="." w:date="2020-02-11T12:15:00Z">
        <w:r>
          <w:delText xml:space="preserve"> structure o</w:delText>
        </w:r>
      </w:del>
      <w:r>
        <w:t>f</w:t>
      </w:r>
      <w:proofErr w:type="spellEnd"/>
      <w:ins w:id="171" w:author="." w:date="2020-02-11T12:16:00Z">
        <w:r>
          <w:t xml:space="preserve"> in</w:t>
        </w:r>
      </w:ins>
      <w:r>
        <w:t xml:space="preserve"> organic and conventional rice farms over crop stage.  Specifically, we 1) examined the resource partitioning (</w:t>
      </w:r>
      <w:proofErr w:type="spellStart"/>
      <w:r>
        <w:t>trophic</w:t>
      </w:r>
      <w:proofErr w:type="spellEnd"/>
      <w:r>
        <w:t xml:space="preserve"> niches) </w:t>
      </w:r>
      <w:del w:id="172" w:author="Jia Ang Ou" w:date="2020-02-27T16:00:00Z">
        <w:r>
          <w:delText>of</w:delText>
        </w:r>
      </w:del>
      <w:ins w:id="173" w:author="Jia Ang Ou" w:date="2020-02-27T16:00:00Z">
        <w:r>
          <w:t>among</w:t>
        </w:r>
      </w:ins>
      <w:r>
        <w:t xml:space="preserve"> </w:t>
      </w:r>
      <w:del w:id="174" w:author="." w:date="2020-02-11T12:17:00Z">
        <w:r>
          <w:delText xml:space="preserve">arthropod generalist </w:delText>
        </w:r>
      </w:del>
      <w:r>
        <w:t>predators, 2) quantified predators’ diet com</w:t>
      </w:r>
      <w:r>
        <w:t xml:space="preserve">position from potential prey </w:t>
      </w:r>
      <w:r>
        <w:lastRenderedPageBreak/>
        <w:t xml:space="preserve">sources (rice herbivores, tourist herbivores, and </w:t>
      </w:r>
      <w:proofErr w:type="spellStart"/>
      <w:r>
        <w:t>detritivores</w:t>
      </w:r>
      <w:proofErr w:type="spellEnd"/>
      <w:r>
        <w:t xml:space="preserve">), and 3) investigated the effects of farm type and crop stage on </w:t>
      </w:r>
      <w:ins w:id="175" w:author="." w:date="2020-02-11T12:09:00Z">
        <w:r>
          <w:t xml:space="preserve">pest (i.e., </w:t>
        </w:r>
      </w:ins>
      <w:r>
        <w:t>rice herbivore</w:t>
      </w:r>
      <w:ins w:id="176" w:author="." w:date="2020-02-14T20:17:00Z">
        <w:r>
          <w:t>s)</w:t>
        </w:r>
      </w:ins>
      <w:r>
        <w:t xml:space="preserve"> consumption by predators.  We sampled arthropod prey and generalist predators from seven </w:t>
      </w:r>
      <w:commentRangeStart w:id="177"/>
      <w:r>
        <w:t>paired</w:t>
      </w:r>
      <w:commentRangeEnd w:id="177"/>
      <w:r>
        <w:commentReference w:id="177"/>
      </w:r>
      <w:r>
        <w:t xml:space="preserve"> sub-tropical organic vs. conventional rice farms at the seedling, </w:t>
      </w:r>
      <w:proofErr w:type="spellStart"/>
      <w:r>
        <w:t>tillering</w:t>
      </w:r>
      <w:proofErr w:type="spellEnd"/>
      <w:r>
        <w:t xml:space="preserve">, flowering, and ripening stages in </w:t>
      </w:r>
      <w:proofErr w:type="spellStart"/>
      <w:r>
        <w:t>Miaoli</w:t>
      </w:r>
      <w:proofErr w:type="spellEnd"/>
      <w:ins w:id="178" w:author="." w:date="2020-02-11T12:10:00Z">
        <w:r>
          <w:t xml:space="preserve"> County</w:t>
        </w:r>
      </w:ins>
      <w:r>
        <w:t>, Taiwan in 2018.  Stable isotop</w:t>
      </w:r>
      <w:r>
        <w:t>e analysis (δ</w:t>
      </w:r>
      <w:r>
        <w:rPr>
          <w:vertAlign w:val="superscript"/>
        </w:rPr>
        <w:t>13</w:t>
      </w:r>
      <w:r>
        <w:t>C and δ</w:t>
      </w:r>
      <w:r>
        <w:rPr>
          <w:vertAlign w:val="superscript"/>
        </w:rPr>
        <w:t>15</w:t>
      </w:r>
      <w:r>
        <w:t>N), a common method</w:t>
      </w:r>
      <w:ins w:id="179" w:author="Jia Ang Ou" w:date="2020-02-27T16:00:00Z">
        <w:r>
          <w:t xml:space="preserve"> used</w:t>
        </w:r>
      </w:ins>
      <w:r>
        <w:t xml:space="preserve"> to </w:t>
      </w:r>
      <w:del w:id="180" w:author="." w:date="2020-02-14T19:41:00Z">
        <w:r>
          <w:delText xml:space="preserve">quantify </w:delText>
        </w:r>
      </w:del>
      <w:ins w:id="181" w:author="." w:date="2020-02-14T19:41:00Z">
        <w:r>
          <w:t xml:space="preserve">determine </w:t>
        </w:r>
      </w:ins>
      <w:r>
        <w:t xml:space="preserve">diet composition of focal species, was applied to infer </w:t>
      </w:r>
      <w:proofErr w:type="spellStart"/>
      <w:r>
        <w:t>trophic</w:t>
      </w:r>
      <w:proofErr w:type="spellEnd"/>
      <w:r>
        <w:t xml:space="preserve"> interactions in the field.  This approach provides time-integrated dietary information in predator-prey</w:t>
      </w:r>
      <w:ins w:id="182" w:author="." w:date="2020-02-14T20:21:00Z">
        <w:r>
          <w:t xml:space="preserve"> </w:t>
        </w:r>
        <w:proofErr w:type="spellStart"/>
        <w:r>
          <w:t>trophi</w:t>
        </w:r>
      </w:ins>
      <w:r>
        <w:t>c</w:t>
      </w:r>
      <w:proofErr w:type="spellEnd"/>
      <w:r>
        <w:t xml:space="preserve"> interacti</w:t>
      </w:r>
      <w:r>
        <w:t xml:space="preserve">ons, which may not be revealed by conventional “snapshot” techniques (e.g., field observations and gut content analysis) </w:t>
      </w:r>
      <w:r w:rsidR="005357EF">
        <w:fldChar w:fldCharType="begin"/>
      </w:r>
      <w:r>
        <w:instrText xml:space="preserve"> ADDIN EN.CITE &lt;EndNote&gt;&lt;Cite  &gt;&lt;Author&gt;Boecklen&lt;/Author&gt;&lt;Year&gt;2011&lt;/Year&gt;&lt;RecNum&gt;771&lt;/RecNum&gt;&lt;DisplayText&gt;(Boecklen et al. 2011; Newto</w:instrText>
      </w:r>
      <w:r>
        <w:instrText>n 2016; Post 2002)&lt;/DisplayText&gt;&lt;record&gt;&lt;rec-number&gt;771&lt;/rec-number&gt;&lt;foreign-keys&gt;&lt;key app="EN" db-id="s2a9tdf5ptxsr1ex5t7x9av4z2zfr0vx0dev" timestamp="1565018267"&gt;771&lt;/key&gt;&lt;/foreign-keys&gt;&lt;ref-type name="Journal Article"&gt;17&lt;/ref-type&gt;&lt;contributors&gt;&lt;authors</w:instrText>
      </w:r>
      <w:r>
        <w:instrText xml:space="preserve">&gt;&lt;author&gt;Boecklen, W. J.&lt;/author&gt;&lt;author&gt;Yarnes, C. T.&lt;/author&gt;&lt;author&gt;Cook, B. A.&lt;/author&gt;&lt;author&gt;James, A. C.&lt;/author&gt;&lt;/authors&gt;&lt;/contributors&gt;&lt;auth-address&gt;New Mexico State Univ, Dept Biol, Lab Ecol Chem, Las Cruces, NM 88003 USA Univ Calif Davis, Dept </w:instrText>
      </w:r>
      <w:r>
        <w:instrText>Plant Sci, Stable Isotope Facil, Davis, CA 95616 USA&lt;/auth-address&gt;&lt;titles&gt;&lt;title&gt;On the use of stable isotopes in trophic ecology&lt;/title&gt;&lt;secondary-title&gt;Annual Review of Ecology, Evolution, and Systematics&lt;/secondary-title&gt;&lt;alt-title&gt;Annu Rev Ecol Evol S</w:instrText>
      </w:r>
      <w:r>
        <w:instrText>&lt;/alt-title&gt;&lt;/titles&gt;&lt;alt-periodical&gt;&lt;full-title&gt;Annual Review of Ecology Evolution and Systematics&lt;/full-title&gt;&lt;abbr-1&gt;Annu Rev Ecol Evol S&lt;/abbr-1&gt;&lt;/alt-periodical&gt;&lt;pages&gt;411-440&lt;/pages&gt;&lt;volume&gt;42&lt;/volume&gt;&lt;keywords&gt;&lt;keyword&gt;compound-specific isotope anal</w:instrText>
      </w:r>
      <w:r>
        <w:instrText>ysis&lt;/keyword&gt;&lt;keyword&gt;diet reconstruction&lt;/keyword&gt;&lt;keyword&gt;isotopic routing&lt;/keyword&gt;&lt;keyword&gt;isotopic turnover&lt;/keyword&gt;&lt;keyword&gt;lipid extraction&lt;/keyword&gt;&lt;keyword&gt;isotope mixing models&lt;/keyword&gt;&lt;keyword&gt;food-web analysis&lt;/keyword&gt;&lt;keyword&gt;total lipid d</w:instrText>
      </w:r>
      <w:r>
        <w:instrText>etermination&lt;/keyword&gt;&lt;keyword&gt;carbon isotopes&lt;/keyword&gt;&lt;keyword&gt;delta-c-13 values&lt;/keyword&gt;&lt;keyword&gt;dietary nutrients&lt;/keyword&gt;&lt;keyword&gt;prior information&lt;/keyword&gt;&lt;keyword&gt;turnover rates&lt;/keyword&gt;&lt;keyword&gt;mixing models&lt;/keyword&gt;&lt;keyword&gt;fish-tissues&lt;/keyw</w:instrText>
      </w:r>
      <w:r>
        <w:instrText>ord&gt;&lt;keyword&gt;amino-acids&lt;/keyword&gt;&lt;/keywords&gt;&lt;dates&gt;&lt;year&gt;2011&lt;/year&gt;&lt;/dates&gt;&lt;isbn&gt;1543-592x&lt;/isbn&gt;&lt;accession-num&gt;WOS:000299438300019&lt;/accession-num&gt;&lt;urls&gt;&lt;related-urls&gt;&lt;url&gt;&amp;lt;Go to ISI&amp;gt;://WOS:000299438300019&lt;/url&gt;&lt;/related-urls&gt;&lt;/urls&gt;&lt;electronic-res</w:instrText>
      </w:r>
      <w:r>
        <w:instrText>ource-num&gt;10.1146/annurev-ecolsys-102209-144726&lt;/electronic-resource-num&gt;&lt;language&gt;English&lt;/language&gt;&lt;/record&gt;&lt;/Cite&gt;&lt;Cite  &gt;&lt;Author&gt;Newton&lt;/Author&gt;&lt;Year&gt;2016&lt;/Year&gt;&lt;RecNum&gt;765&lt;/RecNum&gt;&lt;record&gt;&lt;rec-number&gt;765&lt;/rec-number&gt;&lt;foreign-keys&gt;&lt;key app="EN" db-id="</w:instrText>
      </w:r>
      <w:r>
        <w:instrText>s2a9tdf5ptxsr1ex5t7x9av4z2zfr0vx0dev" timestamp="1564972651"&gt;765&lt;/key&gt;&lt;/foreign-keys&gt;&lt;ref-type name="Encyclopedia"&gt;53&lt;/ref-type&gt;&lt;contributors&gt;&lt;authors&gt;&lt;author&gt;Jason Newton&lt;/author&gt;&lt;/authors&gt;&lt;/contributors&gt;&lt;titles&gt;&lt;title&gt;Stable isotopes as tools in ecologic</w:instrText>
      </w:r>
      <w:r>
        <w:instrText>al research&lt;/title&gt;&lt;secondary-title&gt;Encyclopedia of Life Sciences&lt;/secondary-title&gt;&lt;/titles&gt;&lt;dates&gt;&lt;year&gt;2016&lt;/year&gt;&lt;/dates&gt;&lt;publisher&gt;John Wiley &amp;amp; Sons, Ltd&lt;/publisher&gt;&lt;urls&gt;&lt;/urls&gt;&lt;electronic-resource-num&gt;DOI: 10.1002/9780470015902.a0021231.pub2&lt;/ele</w:instrText>
      </w:r>
      <w:r>
        <w:instrText>ctronic-resource-num&gt;&lt;/record&gt;&lt;/Cite&gt;&lt;Cite  &gt;&lt;Author&gt;Post&lt;/Author&gt;&lt;Year&gt;2002&lt;/Year&gt;&lt;RecNum&gt;770&lt;/RecNum&gt;&lt;record&gt;&lt;rec-number&gt;770&lt;/rec-number&gt;&lt;foreign-keys&gt;&lt;key app="EN" db-id="s2a9tdf5ptxsr1ex5t7x9av4z2zfr0vx0dev" timestamp="1565018222"&gt;770&lt;/key&gt;&lt;/foreign-ke</w:instrText>
      </w:r>
      <w:r>
        <w:instrText>ys&gt;&lt;ref-type name="Journal Article"&gt;17&lt;/ref-type&gt;&lt;contributors&gt;&lt;authors&gt;&lt;author&gt;Post, D. M.&lt;/author&gt;&lt;/authors&gt;&lt;/contributors&gt;&lt;auth-address&gt;Cornell Univ, Dept Ecol &amp;amp; Evolutionary Biol, Ithaca, NY 14853 USA Inst Ecosyst Studies, Millbrook, NY 12545 USA&lt;/</w:instrText>
      </w:r>
      <w:r>
        <w:instrText>auth-address&gt;&lt;titles&gt;&lt;title&gt;Using stable isotopes to estimate trophic position: Models, methods, and assumptions&lt;/title&gt;&lt;secondary-title&gt;Ecology&lt;/secondary-title&gt;&lt;alt-title&gt;Ecology&lt;/alt-title&gt;&lt;/titles&gt;&lt;periodical&gt;&lt;full-title&gt;Ecology&lt;/full-title&gt;&lt;abbr-1&gt;Eco</w:instrText>
      </w:r>
      <w:r>
        <w:instrText>logy&lt;/abbr-1&gt;&lt;/periodical&gt;&lt;alt-periodical&gt;&lt;full-title&gt;Ecology&lt;/full-title&gt;&lt;abbr-1&gt;Ecology&lt;/abbr-1&gt;&lt;/alt-periodical&gt;&lt;pages&gt;703-718&lt;/pages&gt;&lt;volume&gt;83&lt;/volume&gt;&lt;number&gt;3&lt;/number&gt;&lt;keywords&gt;&lt;keyword&gt;delta c-13&lt;/keyword&gt;&lt;keyword&gt;delta n-15&lt;/keyword&gt;&lt;keyword&gt;isoto</w:instrText>
      </w:r>
      <w:r>
        <w:instrText>pic baseline&lt;/keyword&gt;&lt;keyword&gt;lake food webs&lt;/keyword&gt;&lt;keyword&gt;long-lived consumers&lt;/keyword&gt;&lt;keyword&gt;stable isotopes&lt;/keyword&gt;&lt;keyword&gt;trophic fractionation&lt;/keyword&gt;&lt;keyword&gt;trophic position&lt;/keyword&gt;&lt;keyword&gt;aquatic food webs&lt;/keyword&gt;&lt;keyword&gt;carbon i</w:instrText>
      </w:r>
      <w:r>
        <w:instrText>sotopes&lt;/keyword&gt;&lt;keyword&gt;nitrogen isotopes&lt;/keyword&gt;&lt;keyword&gt;organic-matter&lt;/keyword&gt;&lt;keyword&gt;arctic lakes&lt;/keyword&gt;&lt;keyword&gt;chain length&lt;/keyword&gt;&lt;keyword&gt;delta-c-13&lt;/keyword&gt;&lt;keyword&gt;delta-n-15&lt;/keyword&gt;&lt;keyword&gt;diet&lt;/keyword&gt;&lt;keyword&gt;fractionation&lt;/key</w:instrText>
      </w:r>
      <w:r>
        <w:instrText>word&gt;&lt;/keywords&gt;&lt;dates&gt;&lt;year&gt;2002&lt;/year&gt;&lt;pub-dates&gt;&lt;date&gt;Mar&lt;/date&gt;&lt;/pub-dates&gt;&lt;/dates&gt;&lt;isbn&gt;0012-9658&lt;/isbn&gt;&lt;accession-num&gt;WOS:000173967500012&lt;/accession-num&gt;&lt;urls&gt;&lt;related-urls&gt;&lt;url&gt;&amp;lt;Go to ISI&amp;gt;://WOS:000173967500012&lt;/url&gt;&lt;/related-urls&gt;&lt;/urls&gt;&lt;elec</w:instrText>
      </w:r>
      <w:r>
        <w:instrText>tronic-resource-num&gt;Doi 10.2307/3071875&lt;/electronic-resource-num&gt;&lt;language&gt;English&lt;/language&gt;&lt;/record&gt;&lt;/Cite&gt;&lt;/EndNote&gt;</w:instrText>
      </w:r>
      <w:r w:rsidR="005357EF">
        <w:fldChar w:fldCharType="separate"/>
      </w:r>
      <w:r>
        <w:t>(Boecklen et al. 2011; Newton 2016; Post 2002)</w:t>
      </w:r>
      <w:r w:rsidR="005357EF">
        <w:fldChar w:fldCharType="end"/>
      </w:r>
      <w:r>
        <w:t>.</w:t>
      </w:r>
    </w:p>
    <w:p w:rsidR="005357EF" w:rsidRDefault="005357EF">
      <w:pPr>
        <w:spacing w:line="480" w:lineRule="auto"/>
        <w:ind w:firstLine="480"/>
        <w:rPr>
          <w:shd w:val="clear" w:color="auto" w:fill="FFFF00"/>
        </w:rPr>
      </w:pPr>
    </w:p>
    <w:p w:rsidR="005357EF" w:rsidRDefault="00115E1E">
      <w:pPr>
        <w:spacing w:line="480" w:lineRule="auto"/>
        <w:rPr>
          <w:b/>
          <w:bCs/>
        </w:rPr>
      </w:pPr>
      <w:r>
        <w:rPr>
          <w:b/>
          <w:bCs/>
        </w:rPr>
        <w:t>Materials and Methods</w:t>
      </w:r>
    </w:p>
    <w:p w:rsidR="005357EF" w:rsidRDefault="00115E1E">
      <w:pPr>
        <w:pStyle w:val="Normal1"/>
        <w:spacing w:line="480" w:lineRule="auto"/>
      </w:pPr>
      <w:r>
        <w:rPr>
          <w:b/>
          <w:bCs/>
        </w:rPr>
        <w:tab/>
      </w:r>
      <w:r>
        <w:rPr>
          <w:b/>
          <w:bCs/>
          <w:i/>
          <w:iCs/>
        </w:rPr>
        <w:t>Arthropod sampling</w:t>
      </w:r>
      <w:r>
        <w:t xml:space="preserve">   </w:t>
      </w:r>
      <w:commentRangeStart w:id="183"/>
      <w:r>
        <w:t>We selected seven pairs of organic vs. co</w:t>
      </w:r>
      <w:r>
        <w:t xml:space="preserve">nventional rice farms in </w:t>
      </w:r>
      <w:proofErr w:type="spellStart"/>
      <w:r>
        <w:t>Miaoli</w:t>
      </w:r>
      <w:proofErr w:type="spellEnd"/>
      <w:r>
        <w:t xml:space="preserve"> County, Taiwan</w:t>
      </w:r>
      <w:commentRangeEnd w:id="183"/>
      <w:r>
        <w:commentReference w:id="183"/>
      </w:r>
      <w:ins w:id="184" w:author="." w:date="2020-02-12T22:17:00Z">
        <w:r>
          <w:t xml:space="preserve"> (Fig. 1)</w:t>
        </w:r>
      </w:ins>
      <w:r>
        <w:t xml:space="preserve">.  For each of the 14 farms, we sweep-netted terrestrial arthropods 60 times along the ridges of the farm at each of </w:t>
      </w:r>
      <w:ins w:id="185" w:author="." w:date="2020-02-14T20:21:00Z">
        <w:r>
          <w:t xml:space="preserve">the </w:t>
        </w:r>
      </w:ins>
      <w:r>
        <w:t xml:space="preserve">four major crop stages (seedling, </w:t>
      </w:r>
      <w:proofErr w:type="spellStart"/>
      <w:r>
        <w:t>tillering</w:t>
      </w:r>
      <w:proofErr w:type="spellEnd"/>
      <w:r>
        <w:t xml:space="preserve">, flowering, and ripening) during the first growing season from April to July of 2018.  Samples were bagged, iced, and stored without chemical preservatives (e.g., ethanol) at −20ºC in the laboratory.  Arthropods </w:t>
      </w:r>
      <w:r>
        <w:t xml:space="preserve">were then identified to the </w:t>
      </w:r>
      <w:del w:id="186" w:author="." w:date="2020-02-11T21:16:00Z">
        <w:r>
          <w:delText xml:space="preserve">lowest </w:delText>
        </w:r>
      </w:del>
      <w:ins w:id="187" w:author="." w:date="2020-02-11T21:16:00Z">
        <w:r>
          <w:t xml:space="preserve">finest </w:t>
        </w:r>
      </w:ins>
      <w:r>
        <w:t xml:space="preserve">taxonomic </w:t>
      </w:r>
      <w:del w:id="188" w:author="Jia Ang Ou" w:date="2020-02-24T23:31:00Z">
        <w:r>
          <w:delText>level</w:delText>
        </w:r>
      </w:del>
      <w:ins w:id="189" w:author="Jia Ang Ou" w:date="2020-02-24T23:31:00Z">
        <w:r w:rsidRPr="00C148C0">
          <w:rPr>
            <w:rPrChange w:id="190" w:author="." w:date="2020-02-27T11:20:00Z">
              <w:rPr>
                <w:lang w:val="zh-TW"/>
              </w:rPr>
            </w:rPrChange>
          </w:rPr>
          <w:t>resolution</w:t>
        </w:r>
      </w:ins>
      <w:r>
        <w:t xml:space="preserve"> possible under a dissecting scope.  </w:t>
      </w:r>
    </w:p>
    <w:p w:rsidR="005357EF" w:rsidRDefault="00115E1E">
      <w:pPr>
        <w:spacing w:line="480" w:lineRule="auto"/>
        <w:ind w:firstLine="480"/>
      </w:pPr>
      <w:r>
        <w:rPr>
          <w:b/>
          <w:bCs/>
          <w:i/>
          <w:iCs/>
        </w:rPr>
        <w:t xml:space="preserve">Preparation for stable isotope analysis   </w:t>
      </w:r>
      <w:r>
        <w:t>Whole-body arthropods were oven dried at 50ºC for a week, pulverized, and weighed into tin capsules (5×9 mm).</w:t>
      </w:r>
      <w:r>
        <w:t xml:space="preserve">  When necessary, several individuals were pooled into a single capsule to meet the minimum weight requirement (0.5 mg) for reliable results.  Capsules were sent to UC Davis Stable Isotope Facility for analysis of </w:t>
      </w:r>
      <w:r>
        <w:rPr>
          <w:vertAlign w:val="superscript"/>
        </w:rPr>
        <w:t>13</w:t>
      </w:r>
      <w:r>
        <w:t xml:space="preserve">C and </w:t>
      </w:r>
      <w:r>
        <w:rPr>
          <w:vertAlign w:val="superscript"/>
        </w:rPr>
        <w:t>15</w:t>
      </w:r>
      <w:r>
        <w:t xml:space="preserve">N using a PDZ </w:t>
      </w:r>
      <w:proofErr w:type="spellStart"/>
      <w:r>
        <w:t>Europa</w:t>
      </w:r>
      <w:proofErr w:type="spellEnd"/>
      <w:r>
        <w:t xml:space="preserve"> ANCA-GSL el</w:t>
      </w:r>
      <w:r>
        <w:t xml:space="preserve">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Resulting isotope ratios (δ</w:t>
      </w:r>
      <w:r>
        <w:rPr>
          <w:vertAlign w:val="superscript"/>
        </w:rPr>
        <w:t>13</w:t>
      </w:r>
      <w:r>
        <w:t>C and δ</w:t>
      </w:r>
      <w:r>
        <w:rPr>
          <w:vertAlign w:val="superscript"/>
        </w:rPr>
        <w:t>15</w:t>
      </w:r>
      <w:r>
        <w:t xml:space="preserve">N) were expressed in per </w:t>
      </w:r>
      <w:proofErr w:type="spellStart"/>
      <w:r>
        <w:t>mil</w:t>
      </w:r>
      <w:proofErr w:type="spellEnd"/>
      <w:r>
        <w:t xml:space="preserve"> (‰) relative to the </w:t>
      </w:r>
      <w:r>
        <w:lastRenderedPageBreak/>
        <w:t xml:space="preserve">international standards of Vienna </w:t>
      </w:r>
      <w:proofErr w:type="spellStart"/>
      <w:r>
        <w:t>PeeDee</w:t>
      </w:r>
      <w:proofErr w:type="spellEnd"/>
      <w:r>
        <w:t xml:space="preserve"> </w:t>
      </w:r>
      <w:proofErr w:type="spellStart"/>
      <w:r>
        <w:t>Beleminte</w:t>
      </w:r>
      <w:proofErr w:type="spellEnd"/>
      <w:r>
        <w:t xml:space="preserve"> and at</w:t>
      </w:r>
      <w:r>
        <w:t>mospheric N</w:t>
      </w:r>
      <w:r>
        <w:rPr>
          <w:vertAlign w:val="subscript"/>
        </w:rPr>
        <w:t>2</w:t>
      </w:r>
      <w:r>
        <w:t xml:space="preserve"> for carbon and nitrogen, respectively.</w:t>
      </w:r>
    </w:p>
    <w:p w:rsidR="005357EF" w:rsidRDefault="00115E1E">
      <w:pPr>
        <w:spacing w:line="480" w:lineRule="auto"/>
        <w:ind w:firstLine="480"/>
      </w:pPr>
      <w:r>
        <w:rPr>
          <w:b/>
          <w:bCs/>
          <w:i/>
          <w:iCs/>
        </w:rPr>
        <w:t xml:space="preserve">Determination of </w:t>
      </w:r>
      <w:proofErr w:type="spellStart"/>
      <w:r>
        <w:rPr>
          <w:b/>
          <w:bCs/>
          <w:i/>
          <w:iCs/>
        </w:rPr>
        <w:t>trophic</w:t>
      </w:r>
      <w:proofErr w:type="spellEnd"/>
      <w:r>
        <w:rPr>
          <w:b/>
          <w:bCs/>
          <w:i/>
          <w:iCs/>
        </w:rPr>
        <w:t xml:space="preserve"> guilds</w:t>
      </w:r>
      <w:r>
        <w:t xml:space="preserve">   </w:t>
      </w:r>
      <w:proofErr w:type="spellStart"/>
      <w:r>
        <w:t>Trophic</w:t>
      </w:r>
      <w:proofErr w:type="spellEnd"/>
      <w:r>
        <w:t xml:space="preserve"> guilds are aggregations of species that utilize similar diet</w:t>
      </w:r>
      <w:ins w:id="191" w:author="Jia Ang Ou" w:date="2020-02-27T16:05:00Z">
        <w:r>
          <w:t>ary</w:t>
        </w:r>
      </w:ins>
      <w:r>
        <w:t xml:space="preserve"> sources </w:t>
      </w:r>
      <w:ins w:id="192" w:author="Jia Ang Ou" w:date="2020-02-27T16:05:00Z">
        <w:r>
          <w:t>(</w:t>
        </w:r>
      </w:ins>
      <w:del w:id="193" w:author="Jia Ang Ou" w:date="2020-02-27T16:05:00Z">
        <w:r>
          <w:delText xml:space="preserve">or </w:delText>
        </w:r>
      </w:del>
      <w:ins w:id="194" w:author="Jia Ang Ou" w:date="2020-02-27T16:05:00Z">
        <w:r>
          <w:t xml:space="preserve">i.e. occupy similar </w:t>
        </w:r>
      </w:ins>
      <w:proofErr w:type="spellStart"/>
      <w:r>
        <w:t>trophic</w:t>
      </w:r>
      <w:proofErr w:type="spellEnd"/>
      <w:r>
        <w:t xml:space="preserve"> niches</w:t>
      </w:r>
      <w:ins w:id="195" w:author="Jia Ang Ou" w:date="2020-02-27T16:06:00Z">
        <w:r>
          <w:t xml:space="preserve">) and </w:t>
        </w:r>
      </w:ins>
      <w:del w:id="196" w:author="Jia Ang Ou" w:date="2020-02-27T16:06:00Z">
        <w:r>
          <w:delText xml:space="preserve">, </w:delText>
        </w:r>
      </w:del>
      <w:r>
        <w:t>constitut</w:t>
      </w:r>
      <w:ins w:id="197" w:author="Jia Ang Ou" w:date="2020-02-27T16:06:00Z">
        <w:r>
          <w:t>e</w:t>
        </w:r>
      </w:ins>
      <w:del w:id="198" w:author="Jia Ang Ou" w:date="2020-02-27T16:06:00Z">
        <w:r>
          <w:delText>ing</w:delText>
        </w:r>
      </w:del>
      <w:r>
        <w:t xml:space="preserve"> the basic components of food webs</w:t>
      </w:r>
      <w:ins w:id="199" w:author="Jia Ang Ou" w:date="2020-02-27T16:07:00Z">
        <w:r>
          <w:t xml:space="preserve"> </w:t>
        </w:r>
      </w:ins>
      <w:del w:id="200" w:author="Jia Ang Ou" w:date="2020-02-27T16:07:00Z">
        <w:r>
          <w:delText xml:space="preserve"> </w:delText>
        </w:r>
      </w:del>
      <w:del w:id="201" w:author="." w:date="2020-02-14T20:23:00Z">
        <w:r>
          <w:delText xml:space="preserve">that </w:delText>
        </w:r>
      </w:del>
      <w:ins w:id="202" w:author="." w:date="2020-02-14T20:23:00Z">
        <w:del w:id="203" w:author="Jia Ang Ou" w:date="2020-02-27T16:07:00Z">
          <w:r>
            <w:delText xml:space="preserve">and </w:delText>
          </w:r>
        </w:del>
      </w:ins>
      <w:del w:id="204" w:author="Jia Ang Ou" w:date="2020-02-27T16:07:00Z">
        <w:r>
          <w:delText>play</w:delText>
        </w:r>
      </w:del>
      <w:ins w:id="205" w:author="." w:date="2020-02-14T20:23:00Z">
        <w:del w:id="206" w:author="Jia Ang Ou" w:date="2020-02-27T16:07:00Z">
          <w:r>
            <w:delText>ing</w:delText>
          </w:r>
        </w:del>
      </w:ins>
      <w:del w:id="207" w:author="Jia Ang Ou" w:date="2020-02-27T16:07:00Z">
        <w:r>
          <w:delText xml:space="preserve"> important roles in ecosystem processes </w:delText>
        </w:r>
      </w:del>
      <w:r w:rsidR="005357EF">
        <w:fldChar w:fldCharType="begin"/>
      </w:r>
      <w:r>
        <w:instrText xml:space="preserve"> ADDIN EN.CITE &lt;EndNote&gt;&lt;Cite  &gt;&lt;Author&gt;Hawkins&lt;/Author&gt;&lt;Year&gt;1989&lt;/Year&gt;&lt;RecNum&gt;774&lt;/RecNum&gt;&lt;DisplayText&gt;(Hawkins &amp; Macmahon 1989; Root 1967)&lt;/DisplayText&gt;&lt;record&gt;</w:instrText>
      </w:r>
      <w:r>
        <w:instrText>&lt;rec-number&gt;774&lt;/rec-number&gt;&lt;foreign-keys&gt;&lt;key app="EN" db-id="s2a9tdf5ptxsr1ex5t7x9av4z2zfr0vx0dev" timestamp="1565018864"&gt;774&lt;/key&gt;&lt;/foreign-keys&gt;&lt;ref-type name="Journal Article"&gt;17&lt;/ref-type&gt;&lt;contributors&gt;&lt;authors&gt;&lt;author&gt;Hawkins, C. P.&lt;/author&gt;&lt;author&gt;</w:instrText>
      </w:r>
      <w:r>
        <w:instrText>Macmahon, J. A.&lt;/author&gt;&lt;/authors&gt;&lt;/contributors&gt;&lt;auth-address&gt;Utah State Univ,Ctr Ecol,Logan,Ut 84322 Utah State Univ,Dept Biol,Logan,Ut 84322&lt;/auth-address&gt;&lt;titles&gt;&lt;title&gt;Guilds - the multiple meanings of a concept&lt;/title&gt;&lt;secondary-title&gt;Annual Review o</w:instrText>
      </w:r>
      <w:r>
        <w:instrText>f Entomology&lt;/secondary-title&gt;&lt;alt-title&gt;Annu Rev Entomol&lt;/alt-title&gt;&lt;/titles&gt;&lt;alt-periodical&gt;&lt;full-title&gt;Annual Review of Entomology, Vol 59, 2014&lt;/full-title&gt;&lt;abbr-1&gt;Annu Rev Entomol&lt;/abbr-1&gt;&lt;/alt-periodical&gt;&lt;pages&gt;423-451&lt;/pages&gt;&lt;volume&gt;34&lt;/volume&gt;&lt;date</w:instrText>
      </w:r>
      <w:r>
        <w:instrText>s&gt;&lt;year&gt;1989&lt;/year&gt;&lt;/dates&gt;&lt;isbn&gt;0066-4170&lt;/isbn&gt;&lt;accession-num&gt;WOS:A1989T004500020&lt;/accession-num&gt;&lt;urls&gt;&lt;related-urls&gt;&lt;url&gt;&amp;lt;Go to ISI&amp;gt;://WOS:A1989T004500020&lt;/url&gt;&lt;/related-urls&gt;&lt;/urls&gt;&lt;electronic-resource-num&gt;DOI 10.1146/annurev.en.34.010189.002231&lt;</w:instrText>
      </w:r>
      <w:r>
        <w:instrText>/electronic-resource-num&gt;&lt;language&gt;English&lt;/language&gt;&lt;/record&gt;&lt;/Cite&gt;&lt;Cite  &gt;&lt;Author&gt;Root&lt;/Author&gt;&lt;Year&gt;1967&lt;/Year&gt;&lt;record&gt;&lt;rec-number&gt;773&lt;/rec-number&gt;&lt;foreign-keys&gt;&lt;key app="EN" db-id="s2a9tdf5ptxsr1ex5t7x9av4z2zfr0vx0dev" timestamp="1565018776"&gt;773&lt;/key&gt;</w:instrText>
      </w:r>
      <w:r>
        <w:instrText>&lt;/foreign-keys&gt;&lt;ref-type name="Journal Article"&gt;17&lt;/ref-type&gt;&lt;contributors&gt;&lt;authors&gt;&lt;author&gt;Root, Richard B.&lt;/author&gt;&lt;/authors&gt;&lt;/contributors&gt;&lt;titles&gt;&lt;title&gt;The niche exploitation pattern of the blue‐gray gnatcatcher&lt;/title&gt;&lt;secondary-title&gt;Ecological mono</w:instrText>
      </w:r>
      <w:r>
        <w:instrText>graphs&lt;/secondary-title&gt;&lt;/titles&gt;&lt;periodical&gt;&lt;full-title&gt;Ecological Monographs&lt;/full-title&gt;&lt;abbr-1&gt;Ecol Monogr&lt;/abbr-1&gt;&lt;/periodical&gt;&lt;pages&gt;317-350&lt;/pages&gt;&lt;volume&gt;37&lt;/volume&gt;&lt;number&gt;4&lt;/number&gt;&lt;dates&gt;&lt;year&gt;1967&lt;/year&gt;&lt;/dates&gt;&lt;urls&gt;&lt;/urls&gt;&lt;/record&gt;&lt;/Cite&gt;&lt;/En</w:instrText>
      </w:r>
      <w:r>
        <w:instrText>dNote&gt;</w:instrText>
      </w:r>
      <w:r w:rsidR="005357EF">
        <w:fldChar w:fldCharType="separate"/>
      </w:r>
      <w:r>
        <w:t>(Hawkins &amp; Macmahon 1989; Root 1967)</w:t>
      </w:r>
      <w:r w:rsidR="005357EF">
        <w:fldChar w:fldCharType="end"/>
      </w:r>
      <w:r>
        <w:t xml:space="preserve">.  Since they represent distinct functional groups in communities by condensing arthropod taxonomic information </w:t>
      </w:r>
      <w:r w:rsidR="005357EF">
        <w:fldChar w:fldCharType="begin"/>
      </w:r>
      <w:r>
        <w:instrText xml:space="preserve"> ADDIN EN.CITE &lt;EndNote&gt;&lt;Cite  &gt;&lt;Author&gt;Dominik&lt;/Author&gt;&lt;Year&gt;2018&lt;/Year&gt;&lt;RecNum&gt;775&lt;/RecNum&gt;&lt;Displ</w:instrText>
      </w:r>
      <w:r>
        <w:instrText>ayText&gt;(Dominik et al. 2018)&lt;/DisplayText&gt;&lt;record&gt;&lt;rec-number&gt;775&lt;/rec-number&gt;&lt;foreign-keys&gt;&lt;key app="EN" db-id="s2a9tdf5ptxsr1ex5t7x9av4z2zfr0vx0dev" timestamp="1565018969"&gt;775&lt;/key&gt;&lt;/foreign-keys&gt;&lt;ref-type name="Journal Article"&gt;17&lt;/ref-type&gt;&lt;contributor</w:instrText>
      </w:r>
      <w:r>
        <w:instrText>s&gt;&lt;authors&gt;&lt;author&gt;Dominik, C.&lt;/author&gt;&lt;author&gt;Seppelt, R.&lt;/author&gt;&lt;author&gt;Horgan, F. G.&lt;/author&gt;&lt;author&gt;Settele, J.&lt;/author&gt;&lt;author&gt;Vaclavik, T.&lt;/author&gt;&lt;/authors&gt;&lt;/contributors&gt;&lt;auth-address&gt;UFZ Helmholtz Ctr Environm Res, Dept Computat Landscape Ecol, D</w:instrText>
      </w:r>
      <w:r>
        <w:instrText>-04318 Leipzig, Germany&amp;#13;iDiv German Ctr Integrat Biodivers Res, Leipzig, Germany&amp;#13;Martin Luther Univ Halle Wittenberg, Inst Geosci &amp;amp; Geog, Halle, Saale, Germany&amp;#13;Int Rice Res Inst, Manila, Philippines&amp;#13;Univ Technol Sydney, Ctr Compassionat</w:instrText>
      </w:r>
      <w:r>
        <w:instrText>e Conservat, Sydney, NSW, Australia&amp;#13;UFZ Helmholtz Ctr Environm Res, Dept Community Ecol, Halle, Germany&amp;#13;Univ Philippines, Los Banos Coll, Inst Biol Sci, Laguna, Philippines&amp;#13;Palacky Univ Olomouc, Fac Sci, Dept Ecol &amp;amp; Environm Sci, Olomouc, C</w:instrText>
      </w:r>
      <w:r>
        <w:instrText>zech Republic&lt;/auth-address&gt;&lt;titles&gt;&lt;title&gt;Landscape composition, configuration, and trophic interactions shape arthropod communities in rice agroecosystems&lt;/title&gt;&lt;secondary-title&gt;Journal of Applied Ecology&lt;/secondary-title&gt;&lt;alt-title&gt;J Appl Ecol&lt;/alt-tit</w:instrText>
      </w:r>
      <w:r>
        <w:instrText>le&gt;&lt;/titles&gt;&lt;periodical&gt;&lt;full-title&gt;Journal of Applied Ecology&lt;/full-title&gt;&lt;abbr-1&gt;J Appl Ecol&lt;/abbr-1&gt;&lt;/periodical&gt;&lt;alt-periodical&gt;&lt;full-title&gt;Journal of Applied Ecology&lt;/full-title&gt;&lt;abbr-1&gt;J Appl Ecol&lt;/abbr-1&gt;&lt;/alt-periodical&gt;&lt;pages&gt;2461-2472&lt;/pages&gt;&lt;vol</w:instrText>
      </w:r>
      <w:r>
        <w:instrText>ume&gt;55&lt;/volume&gt;&lt;number&gt;5&lt;/number&gt;&lt;keywords&gt;&lt;keyword&gt;arthropods&lt;/keyword&gt;&lt;keyword&gt;biological control&lt;/keyword&gt;&lt;keyword&gt;farmland biodiversity&lt;/keyword&gt;&lt;keyword&gt;landscape heterogeneity&lt;/keyword&gt;&lt;keyword&gt;natural enemies&lt;/keyword&gt;&lt;keyword&gt;rice&lt;/keyword&gt;&lt;keyword</w:instrText>
      </w:r>
      <w:r>
        <w:instrText>&gt;trophic interactions&lt;/keyword&gt;&lt;keyword&gt;population-dynamics&lt;/keyword&gt;&lt;keyword&gt;biological-control&lt;/keyword&gt;&lt;keyword&gt;natural enemies&lt;/keyword&gt;&lt;keyword&gt;agricultural landscapes&lt;/keyword&gt;&lt;keyword&gt;nilaparvata-lugens&lt;/keyword&gt;&lt;keyword&gt;brown planthopper&lt;/keyword&gt;&lt;</w:instrText>
      </w:r>
      <w:r>
        <w:instrText>keyword&gt;pest-control&lt;/keyword&gt;&lt;keyword&gt;biodiversity&lt;/keyword&gt;&lt;keyword&gt;fields&lt;/keyword&gt;&lt;keyword&gt;intensification&lt;/keyword&gt;&lt;/keywords&gt;&lt;dates&gt;&lt;year&gt;2018&lt;/year&gt;&lt;pub-dates&gt;&lt;date&gt;Sep&lt;/date&gt;&lt;/pub-dates&gt;&lt;/dates&gt;&lt;isbn&gt;0021-8901&lt;/isbn&gt;&lt;accession-num&gt;WOS:0004414386000</w:instrText>
      </w:r>
      <w:r>
        <w:instrText>35&lt;/accession-num&gt;&lt;urls&gt;&lt;related-urls&gt;&lt;url&gt;&amp;lt;Go to ISI&amp;gt;://WOS:000441438600035&lt;/url&gt;&lt;/related-urls&gt;&lt;/urls&gt;&lt;electronic-resource-num&gt;10.1111/1365-2664.13226&lt;/electronic-resource-num&gt;&lt;language&gt;English&lt;/language&gt;&lt;/record&gt;&lt;/Cite&gt;&lt;/EndNote&gt;</w:instrText>
      </w:r>
      <w:r w:rsidR="005357EF">
        <w:fldChar w:fldCharType="separate"/>
      </w:r>
      <w:r>
        <w:t>(Dominik et al. 20</w:t>
      </w:r>
      <w:r>
        <w:t>18)</w:t>
      </w:r>
      <w:r w:rsidR="005357EF">
        <w:fldChar w:fldCharType="end"/>
      </w:r>
      <w:r>
        <w:t xml:space="preserve">, using </w:t>
      </w:r>
      <w:proofErr w:type="spellStart"/>
      <w:r>
        <w:t>trophic</w:t>
      </w:r>
      <w:proofErr w:type="spellEnd"/>
      <w:r>
        <w:t xml:space="preserve"> guilds instead of individual species would be appropriate for studying community-level </w:t>
      </w:r>
      <w:proofErr w:type="spellStart"/>
      <w:r>
        <w:t>trophic</w:t>
      </w:r>
      <w:proofErr w:type="spellEnd"/>
      <w:r>
        <w:t xml:space="preserve"> dynamics in rice agro-ecosystems.  </w:t>
      </w:r>
      <w:r>
        <w:tab/>
        <w:t xml:space="preserve">We first </w:t>
      </w:r>
      <w:del w:id="208" w:author="Jia Ang Ou" w:date="2020-02-27T16:10:00Z">
        <w:r>
          <w:delText>classified</w:delText>
        </w:r>
      </w:del>
      <w:ins w:id="209" w:author="Jia Ang Ou" w:date="2020-02-27T16:10:00Z">
        <w:r>
          <w:t>assigned</w:t>
        </w:r>
      </w:ins>
      <w:r>
        <w:t xml:space="preserve"> spiders and ladybugs </w:t>
      </w:r>
      <w:ins w:id="210" w:author="Jia Ang Ou" w:date="2020-02-27T16:10:00Z">
        <w:r>
          <w:t>into the</w:t>
        </w:r>
      </w:ins>
      <w:del w:id="211" w:author="Jia Ang Ou" w:date="2020-02-27T16:10:00Z">
        <w:r>
          <w:delText>as</w:delText>
        </w:r>
      </w:del>
      <w:r>
        <w:t xml:space="preserve"> “Predator” guild, which represents the prim</w:t>
      </w:r>
      <w:r>
        <w:t xml:space="preserve">ary arthropod generalist predators inhabiting rice farms.  </w:t>
      </w:r>
      <w:commentRangeStart w:id="212"/>
      <w:del w:id="213" w:author="." w:date="2020-02-11T22:17:00Z">
        <w:r>
          <w:delText xml:space="preserve">For </w:delText>
        </w:r>
      </w:del>
      <w:ins w:id="214" w:author="." w:date="2020-02-11T22:17:00Z">
        <w:r>
          <w:t xml:space="preserve">To determine </w:t>
        </w:r>
      </w:ins>
      <w:r>
        <w:t>prey sources, we performed k-means clustering (k = 3) with Euclidean distance on stable isotope ratios (δ</w:t>
      </w:r>
      <w:r>
        <w:rPr>
          <w:vertAlign w:val="superscript"/>
        </w:rPr>
        <w:t>13</w:t>
      </w:r>
      <w:r>
        <w:t>C and δ</w:t>
      </w:r>
      <w:r>
        <w:rPr>
          <w:vertAlign w:val="superscript"/>
        </w:rPr>
        <w:t>15</w:t>
      </w:r>
      <w:r>
        <w:t xml:space="preserve">N) </w:t>
      </w:r>
      <w:ins w:id="215" w:author="." w:date="2020-02-11T22:22:00Z">
        <w:r>
          <w:t>to classify the</w:t>
        </w:r>
      </w:ins>
      <w:r>
        <w:t xml:space="preserve"> </w:t>
      </w:r>
      <w:ins w:id="216" w:author="." w:date="2020-02-11T22:20:00Z">
        <w:r>
          <w:t>prey samples</w:t>
        </w:r>
      </w:ins>
      <w:r>
        <w:t xml:space="preserve"> </w:t>
      </w:r>
      <w:ins w:id="217" w:author="." w:date="2020-02-11T22:22:00Z">
        <w:r>
          <w:t>into one of the</w:t>
        </w:r>
      </w:ins>
      <w:r>
        <w:t xml:space="preserve"> </w:t>
      </w:r>
      <w:ins w:id="218" w:author="." w:date="2020-02-11T22:30:00Z">
        <w:r>
          <w:t>three followin</w:t>
        </w:r>
      </w:ins>
      <w:r>
        <w:t>g</w:t>
      </w:r>
      <w:ins w:id="219" w:author="." w:date="2020-02-11T22:20:00Z">
        <w:r>
          <w:t xml:space="preserve"> guilds:</w:t>
        </w:r>
      </w:ins>
      <w:r>
        <w:t xml:space="preserve"> </w:t>
      </w:r>
      <w:ins w:id="220" w:author="." w:date="2020-02-11T22:18:00Z">
        <w:r>
          <w:t>“Rice herbivor</w:t>
        </w:r>
      </w:ins>
      <w:r>
        <w:t>e</w:t>
      </w:r>
      <w:ins w:id="221" w:author="." w:date="2020-02-11T22:18:00Z">
        <w:r>
          <w:t>”,</w:t>
        </w:r>
      </w:ins>
      <w:r>
        <w:t xml:space="preserve"> </w:t>
      </w:r>
      <w:ins w:id="222" w:author="." w:date="2020-02-11T22:18:00Z">
        <w:r>
          <w:t>“Tourist herbivor</w:t>
        </w:r>
      </w:ins>
      <w:r>
        <w:t>e</w:t>
      </w:r>
      <w:ins w:id="223" w:author="." w:date="2020-02-11T22:18:00Z">
        <w:r>
          <w:t>”, and</w:t>
        </w:r>
      </w:ins>
      <w:r>
        <w:t xml:space="preserve"> </w:t>
      </w:r>
      <w:ins w:id="224" w:author="." w:date="2020-02-11T22:18:00Z">
        <w:r>
          <w:t>“</w:t>
        </w:r>
        <w:proofErr w:type="spellStart"/>
        <w:r>
          <w:t>Detritivor</w:t>
        </w:r>
      </w:ins>
      <w:r>
        <w:t>e</w:t>
      </w:r>
      <w:proofErr w:type="spellEnd"/>
      <w:ins w:id="225" w:author="." w:date="2020-02-11T22:18:00Z">
        <w:r>
          <w:t xml:space="preserve">”, </w:t>
        </w:r>
      </w:ins>
      <w:r>
        <w:t xml:space="preserve">according to a previous study that has identified </w:t>
      </w:r>
      <w:del w:id="226" w:author="." w:date="2020-02-11T22:21:00Z">
        <w:r>
          <w:delText>the</w:delText>
        </w:r>
      </w:del>
      <w:ins w:id="227" w:author="." w:date="2020-02-11T22:18:00Z">
        <w:r>
          <w:t xml:space="preserve">these </w:t>
        </w:r>
      </w:ins>
      <w:del w:id="228" w:author="." w:date="2020-02-11T22:18:00Z">
        <w:r>
          <w:delText>se followin</w:delText>
        </w:r>
      </w:del>
      <w:proofErr w:type="spellStart"/>
      <w:r>
        <w:t>g</w:t>
      </w:r>
      <w:del w:id="229" w:author="." w:date="2020-02-11T22:30:00Z">
        <w:r>
          <w:delText xml:space="preserve"> </w:delText>
        </w:r>
      </w:del>
      <w:r>
        <w:t>prey</w:t>
      </w:r>
      <w:proofErr w:type="spellEnd"/>
      <w:r>
        <w:t xml:space="preserve"> guilds</w:t>
      </w:r>
      <w:ins w:id="230" w:author="." w:date="2020-02-11T22:18:00Z">
        <w:r>
          <w:t xml:space="preserve"> in rice farms</w:t>
        </w:r>
        <w:del w:id="231" w:author="Jia Ang Ou" w:date="2020-02-27T16:11:00Z">
          <w:r>
            <w:delText xml:space="preserve"> </w:delText>
          </w:r>
        </w:del>
      </w:ins>
      <w:del w:id="232" w:author="." w:date="2020-02-11T22:21:00Z">
        <w:r>
          <w:delText>: “Rice herbivor</w:delText>
        </w:r>
      </w:del>
      <w:del w:id="233" w:author="Jia Ang Ou" w:date="2020-02-27T16:11:00Z">
        <w:r>
          <w:delText>e</w:delText>
        </w:r>
      </w:del>
      <w:del w:id="234" w:author="." w:date="2020-02-11T22:18:00Z">
        <w:r>
          <w:delText>”,</w:delText>
        </w:r>
      </w:del>
      <w:del w:id="235" w:author="Jia Ang Ou" w:date="2020-02-27T16:11:00Z">
        <w:r>
          <w:delText xml:space="preserve"> </w:delText>
        </w:r>
      </w:del>
      <w:del w:id="236" w:author="." w:date="2020-02-11T22:18:00Z">
        <w:r>
          <w:delText>“Tourist herbivor</w:delText>
        </w:r>
      </w:del>
      <w:del w:id="237" w:author="Jia Ang Ou" w:date="2020-02-27T16:11:00Z">
        <w:r>
          <w:delText>e</w:delText>
        </w:r>
      </w:del>
      <w:del w:id="238" w:author="." w:date="2020-02-11T22:18:00Z">
        <w:r>
          <w:delText>”, and</w:delText>
        </w:r>
      </w:del>
      <w:del w:id="239" w:author="Jia Ang Ou" w:date="2020-02-27T16:11:00Z">
        <w:r>
          <w:delText xml:space="preserve"> </w:delText>
        </w:r>
      </w:del>
      <w:del w:id="240" w:author="." w:date="2020-02-11T22:18:00Z">
        <w:r>
          <w:delText>“Detritivor</w:delText>
        </w:r>
      </w:del>
      <w:del w:id="241" w:author="Jia Ang Ou" w:date="2020-02-27T16:11:00Z">
        <w:r>
          <w:delText>e</w:delText>
        </w:r>
      </w:del>
      <w:del w:id="242" w:author="." w:date="2020-02-11T22:18:00Z">
        <w:r>
          <w:delText xml:space="preserve">” </w:delText>
        </w:r>
      </w:del>
      <w:ins w:id="243" w:author="Jia Ang Ou" w:date="2020-02-27T16:12:00Z">
        <w:r>
          <w:t xml:space="preserve"> </w:t>
        </w:r>
      </w:ins>
      <w:r w:rsidR="005357EF">
        <w:fldChar w:fldCharType="begin"/>
      </w:r>
      <w:r>
        <w:instrText xml:space="preserve"> ADDIN EN.CITE &lt;EndNote&gt;&lt;Cite  </w:instrText>
      </w:r>
      <w:r>
        <w:instrText>&gt;&lt;Author&gt;Dominik&lt;/Author&gt;&lt;Year&gt;2018&lt;/Year&gt;&lt;RecNum&gt;775&lt;/RecNum&gt;&lt;DisplayText&gt;(Dominik et al. 2018)&lt;/DisplayText&gt;&lt;record&gt;&lt;rec-number&gt;775&lt;/rec-number&gt;&lt;foreign-keys&gt;&lt;key app="EN" db-id="s2a9tdf5ptxsr1ex5t7x9av4z2zfr0vx0dev" timestamp="1565018969"&gt;775&lt;/key&gt;&lt;/for</w:instrText>
      </w:r>
      <w:r>
        <w:instrText>eign-keys&gt;&lt;ref-type name="Journal Article"&gt;17&lt;/ref-type&gt;&lt;contributors&gt;&lt;authors&gt;&lt;author&gt;Dominik, C.&lt;/author&gt;&lt;author&gt;Seppelt, R.&lt;/author&gt;&lt;author&gt;Horgan, F. G.&lt;/author&gt;&lt;author&gt;Settele, J.&lt;/author&gt;&lt;author&gt;Vaclavik, T.&lt;/author&gt;&lt;/authors&gt;&lt;/contributors&gt;&lt;auth-add</w:instrText>
      </w:r>
      <w:r>
        <w:instrText>ress&gt;UFZ Helmholtz Ctr Environm Res, Dept Computat Landscape Ecol, D-04318 Leipzig, Germany iDiv German Ctr Integrat Biodivers Res, Leipzig, Germany Martin Luther Univ Halle Wittenberg, Inst Geosci &amp;amp; Geog, Halle, Saale, Germany Int Rice Res Inst, Manil</w:instrText>
      </w:r>
      <w:r>
        <w:instrText xml:space="preserve">a, Philippines Univ Technol Sydney, Ctr Compassionate Conservat, Sydney, NSW, Australia UFZ Helmholtz Ctr Environm Res, Dept Community Ecol, Halle, Germany Univ Philippines, Los Banos Coll, Inst Biol Sci, Laguna, Philippines Palacky Univ Olomouc, Fac Sci, </w:instrText>
      </w:r>
      <w:r>
        <w:instrText>Dept Ecol &amp;amp; Environm Sci, Olomouc, Czech Republic&lt;/auth-address&gt;&lt;titles&gt;&lt;title&gt;Landscape composition, configuration, and trophic interactions shape arthropod communities in rice agroecosystems&lt;/title&gt;&lt;secondary-title&gt;Journal of Applied Ecology&lt;/seconda</w:instrText>
      </w:r>
      <w:r>
        <w:instrText>ry-title&gt;&lt;alt-title&gt;J Appl Ecol&lt;/alt-title&gt;&lt;/titles&gt;&lt;periodical&gt;&lt;full-title&gt;Journal of Applied Ecology&lt;/full-title&gt;&lt;abbr-1&gt;J Appl Ecol&lt;/abbr-1&gt;&lt;/periodical&gt;&lt;alt-periodical&gt;&lt;full-title&gt;Journal of Applied Ecology&lt;/full-title&gt;&lt;abbr-1&gt;J Appl Ecol&lt;/abbr-1&gt;&lt;/alt</w:instrText>
      </w:r>
      <w:r>
        <w:instrText>-periodical&gt;&lt;pages&gt;2461-2472&lt;/pages&gt;&lt;volume&gt;55&lt;/volume&gt;&lt;number&gt;5&lt;/number&gt;&lt;keywords&gt;&lt;keyword&gt;arthropods&lt;/keyword&gt;&lt;keyword&gt;biological control&lt;/keyword&gt;&lt;keyword&gt;farmland biodiversity&lt;/keyword&gt;&lt;keyword&gt;landscape heterogeneity&lt;/keyword&gt;&lt;keyword&gt;natural enemies&lt;</w:instrText>
      </w:r>
      <w:r>
        <w:instrText>/keyword&gt;&lt;keyword&gt;rice&lt;/keyword&gt;&lt;keyword&gt;trophic interactions&lt;/keyword&gt;&lt;keyword&gt;population-dynamics&lt;/keyword&gt;&lt;keyword&gt;biological-control&lt;/keyword&gt;&lt;keyword&gt;natural enemies&lt;/keyword&gt;&lt;keyword&gt;agricultural landscapes&lt;/keyword&gt;&lt;keyword&gt;nilaparvata-lugens&lt;/keywo</w:instrText>
      </w:r>
      <w:r>
        <w:instrText>rd&gt;&lt;keyword&gt;brown planthopper&lt;/keyword&gt;&lt;keyword&gt;pest-control&lt;/keyword&gt;&lt;keyword&gt;biodiversity&lt;/keyword&gt;&lt;keyword&gt;fields&lt;/keyword&gt;&lt;keyword&gt;intensification&lt;/keyword&gt;&lt;/keywords&gt;&lt;dates&gt;&lt;year&gt;2018&lt;/year&gt;&lt;pub-dates&gt;&lt;date&gt;Sep&lt;/date&gt;&lt;/pub-dates&gt;&lt;/dates&gt;&lt;isbn&gt;0021-890</w:instrText>
      </w:r>
      <w:r>
        <w:instrText>1&lt;/isbn&gt;&lt;accession-num&gt;WOS:000441438600035&lt;/accession-num&gt;&lt;urls&gt;&lt;related-urls&gt;&lt;url&gt;&amp;lt;Go to ISI&amp;gt;://WOS:000441438600035&lt;/url&gt;&lt;/related-urls&gt;&lt;/urls&gt;&lt;electronic-resource-num&gt;10.1111/1365-2664.13226&lt;/electronic-resource-num&gt;&lt;language&gt;English&lt;/language&gt;&lt;/re</w:instrText>
      </w:r>
      <w:r>
        <w:instrText>cord&gt;&lt;/Cite&gt;&lt;/EndNote&gt;</w:instrText>
      </w:r>
      <w:r w:rsidR="005357EF">
        <w:fldChar w:fldCharType="separate"/>
      </w:r>
      <w:r>
        <w:t>(Dominik et al. 2018)</w:t>
      </w:r>
      <w:r w:rsidR="005357EF">
        <w:fldChar w:fldCharType="end"/>
      </w:r>
      <w:r>
        <w:t>.</w:t>
      </w:r>
      <w:del w:id="244" w:author="Jia Ang Ou" w:date="2020-02-27T16:14:00Z">
        <w:r>
          <w:delText xml:space="preserve">  </w:delText>
        </w:r>
      </w:del>
      <w:commentRangeEnd w:id="212"/>
      <w:r>
        <w:commentReference w:id="212"/>
      </w:r>
      <w:ins w:id="245" w:author="Jia Ang Ou" w:date="2020-02-27T16:18:00Z">
        <w:r>
          <w:t xml:space="preserve">The resulting clusters were then examined to ensure </w:t>
        </w:r>
        <w:proofErr w:type="spellStart"/>
        <w:r>
          <w:t>morphospecies</w:t>
        </w:r>
        <w:proofErr w:type="spellEnd"/>
        <w:r>
          <w:t xml:space="preserve"> were assigned into ecologically meaningful clusters. </w:t>
        </w:r>
      </w:ins>
      <w:r>
        <w:t xml:space="preserve">Rice herbivores consisted of major rice pests; tourist herbivores </w:t>
      </w:r>
      <w:r w:rsidR="005357EF">
        <w:fldChar w:fldCharType="begin"/>
      </w:r>
      <w:r>
        <w:instrText xml:space="preserve"> ADDIN EN.CITE &lt;</w:instrText>
      </w:r>
      <w:r>
        <w:instrText>EndNote&gt;&lt;Cite  &gt;&lt;Author&gt;Moran&lt;/Author&gt;&lt;Year&gt;1982&lt;/Year&gt;&lt;RecNum&gt;776&lt;/RecNum&gt;&lt;DisplayText&gt;(Moran &amp; Southwood 1982)&lt;/DisplayText&gt;&lt;record&gt;&lt;rec-number&gt;776&lt;/rec-number&gt;&lt;foreign-keys&gt;&lt;key app="EN" db-id="s2a9tdf5ptxsr1ex5t7x9av4z2zfr0vx0dev" timestamp="1565019055</w:instrText>
      </w:r>
      <w:r>
        <w:instrText>"&gt;776&lt;/key&gt;&lt;/foreign-keys&gt;&lt;ref-type name="Journal Article"&gt;17&lt;/ref-type&gt;&lt;contributors&gt;&lt;authors&gt;&lt;author&gt;Moran, V. C.&lt;/author&gt;&lt;author&gt;Southwood, T. R. E.&lt;/author&gt;&lt;/authors&gt;&lt;/contributors&gt;&lt;auth-address&gt;Univ Oxford,Dept Zool,Oxford Ox1 3ps,England&lt;/auth-addres</w:instrText>
      </w:r>
      <w:r>
        <w:instrText>s&gt;&lt;titles&gt;&lt;title&gt;The guild composition of arthropod communities in trees&lt;/title&gt;&lt;secondary-title&gt;Journal of Animal Ecology&lt;/secondary-title&gt;&lt;alt-title&gt;J Anim Ecol&lt;/alt-title&gt;&lt;/titles&gt;&lt;periodical&gt;&lt;full-title&gt;Journal of Animal Ecology&lt;/full-title&gt;&lt;abbr-1&gt;J A</w:instrText>
      </w:r>
      <w:r>
        <w:instrText>nim Ecol&lt;/abbr-1&gt;&lt;/periodical&gt;&lt;alt-periodical&gt;&lt;full-title&gt;Journal of Animal Ecology&lt;/full-title&gt;&lt;abbr-1&gt;J Anim Ecol&lt;/abbr-1&gt;&lt;/alt-periodical&gt;&lt;pages&gt;289-306&lt;/pages&gt;&lt;volume&gt;51&lt;/volume&gt;&lt;number&gt;1&lt;/number&gt;&lt;dates&gt;&lt;year&gt;1982&lt;/year&gt;&lt;/dates&gt;&lt;isbn&gt;0021-8790&lt;/isbn&gt;&lt;a</w:instrText>
      </w:r>
      <w:r>
        <w:instrText>ccession-num&gt;WOS:A1982NC93600020&lt;/accession-num&gt;&lt;urls&gt;&lt;related-urls&gt;&lt;url&gt;&amp;lt;Go to ISI&amp;gt;://WOS:A1982NC93600020&lt;/url&gt;&lt;/related-urls&gt;&lt;/urls&gt;&lt;electronic-resource-num&gt;Doi 10.2307/4325&lt;/electronic-resource-num&gt;&lt;language&gt;English&lt;/language&gt;&lt;/record&gt;&lt;/Cite&gt;&lt;/End</w:instrText>
      </w:r>
      <w:r>
        <w:instrText>Note&gt;</w:instrText>
      </w:r>
      <w:r w:rsidR="005357EF">
        <w:fldChar w:fldCharType="separate"/>
      </w:r>
      <w:r>
        <w:t>(Moran &amp; Southwood 1982)</w:t>
      </w:r>
      <w:r w:rsidR="005357EF">
        <w:fldChar w:fldCharType="end"/>
      </w:r>
      <w:r>
        <w:t xml:space="preserve"> consisted of herbivorous species with no direct </w:t>
      </w:r>
      <w:proofErr w:type="spellStart"/>
      <w:r>
        <w:t>trophic</w:t>
      </w:r>
      <w:proofErr w:type="spellEnd"/>
      <w:r>
        <w:t xml:space="preserve"> association with rice plants; </w:t>
      </w:r>
      <w:proofErr w:type="spellStart"/>
      <w:r>
        <w:t>detritivores</w:t>
      </w:r>
      <w:proofErr w:type="spellEnd"/>
      <w:r>
        <w:t xml:space="preserve"> consisted of arthropods that feed on decaying organic material or plankton </w:t>
      </w:r>
      <w:r w:rsidR="005357EF">
        <w:fldChar w:fldCharType="begin"/>
      </w:r>
      <w:r>
        <w:instrText xml:space="preserve"> ADDIN EN.CITE &lt;EndNote&gt;&lt;Cite  &gt;&lt;Author&gt;Settle&lt;/A</w:instrText>
      </w:r>
      <w:r>
        <w:instrText xml:space="preserve">uthor&gt;&lt;Year&gt;1996&lt;/Year&gt;&lt;RecNum&gt;759&lt;/RecNum&gt;&lt;DisplayText&gt;(Settle et al. 1996)&lt;/DisplayText&gt;&lt;record&gt;&lt;rec-number&gt;759&lt;/rec-number&gt;&lt;foreign-keys&gt;&lt;key app="EN" db-id="s2a9tdf5ptxsr1ex5t7x9av4z2zfr0vx0dev" timestamp="1564666270"&gt;759&lt;/key&gt;&lt;/foreign-keys&gt;&lt;ref-type </w:instrText>
      </w:r>
      <w:r>
        <w:instrText>name="Journal Article"&gt;17&lt;/ref-type&gt;&lt;contributors&gt;&lt;authors&gt;&lt;author&gt;Settle, W. H.&lt;/author&gt;&lt;author&gt;Ariawan, H.&lt;/author&gt;&lt;author&gt;Astuti, E. T.&lt;/author&gt;&lt;author&gt;Cahyana, W.&lt;/author&gt;&lt;author&gt;Hakim, A. L.&lt;/author&gt;&lt;author&gt;Hindayana, D.&lt;/author&gt;&lt;author&gt;Lestari, A. S.</w:instrText>
      </w:r>
      <w:r>
        <w:instrText>&lt;/author&gt;&lt;author&gt;Pajarningsih&lt;/author&gt;&lt;author&gt;Sartanto&lt;/author&gt;&lt;/authors&gt;&lt;/contributors&gt;&lt;auth-address&gt;Indonesian Natl Integrated Pest Management Progra,Jakarta 12510,Indonesia&amp;#13;Lab Pengendalian Hama Penyakit Tanaman Pangan,Bantul,Diy,Indonesia&lt;/auth-add</w:instrText>
      </w:r>
      <w:r>
        <w:instrText>ress&gt;&lt;titles&gt;&lt;title&gt;Managing tropical rice pests through conservation of generalist natural enemies and alternative prey&lt;/title&gt;&lt;secondary-title&gt;Ecology&lt;/secondary-title&gt;&lt;alt-title&gt;Ecology&lt;/alt-title&gt;&lt;/titles&gt;&lt;periodical&gt;&lt;full-title&gt;Ecology&lt;/full-title&gt;&lt;ab</w:instrText>
      </w:r>
      <w:r>
        <w:instrText>br-1&gt;Ecology&lt;/abbr-1&gt;&lt;/periodical&gt;&lt;alt-periodical&gt;&lt;full-title&gt;Ecology&lt;/full-title&gt;&lt;abbr-1&gt;Ecology&lt;/abbr-1&gt;&lt;/alt-periodical&gt;&lt;pages&gt;1975-1988&lt;/pages&gt;&lt;volume&gt;77&lt;/volume&gt;&lt;number&gt;7&lt;/number&gt;&lt;keywords&gt;&lt;keyword&gt;agroecosystems, tropical rice&lt;/keyword&gt;&lt;keyword&gt;biolo</w:instrText>
      </w:r>
      <w:r>
        <w:instrText>gical control&lt;/keyword&gt;&lt;keyword&gt;chironomidae&lt;/keyword&gt;&lt;keyword&gt;community dynamics&lt;/keyword&gt;&lt;keyword&gt;detritivores and plankton feeders&lt;/keyword&gt;&lt;keyword&gt;field experiment&lt;/keyword&gt;&lt;keyword&gt;green revolution&lt;/keyword&gt;&lt;keyword&gt;insecticide use and pest outbreaks</w:instrText>
      </w:r>
      <w:r>
        <w:instrText xml:space="preserve">&lt;/keyword&gt;&lt;keyword&gt;integrated pest management&lt;/keyword&gt;&lt;keyword&gt;java, indonesia&lt;/keyword&gt;&lt;keyword&gt;rice-field ecology&lt;/keyword&gt;&lt;keyword&gt;rice landscape patterns&lt;/keyword&gt;&lt;keyword&gt;synchronous vs non-synchronous plantings&lt;/keyword&gt;&lt;keyword&gt;insecticide-induced </w:instrText>
      </w:r>
      <w:r>
        <w:instrText>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w:instrText>
      </w:r>
      <w:r>
        <w:instrText>sion-num&gt;WOS:A1996VM42100003&lt;/accession-num&gt;&lt;urls&gt;&lt;related-urls&gt;&lt;url&gt;&amp;lt;Go to ISI&amp;gt;://WOS:A1996VM42100003&lt;/url&gt;&lt;/related-urls&gt;&lt;/urls&gt;&lt;electronic-resource-num&gt;Doi 10.2307/2265694&lt;/electronic-resource-num&gt;&lt;language&gt;English&lt;/language&gt;&lt;/record&gt;&lt;/Cite&gt;&lt;/EndN</w:instrText>
      </w:r>
      <w:r>
        <w:instrText>ote&gt;</w:instrText>
      </w:r>
      <w:r w:rsidR="005357EF">
        <w:fldChar w:fldCharType="separate"/>
      </w:r>
      <w:r>
        <w:t>(Settle et al. 1996)</w:t>
      </w:r>
      <w:r w:rsidR="005357EF">
        <w:fldChar w:fldCharType="end"/>
      </w:r>
      <w:r>
        <w:t xml:space="preserve">. </w:t>
      </w:r>
      <w:ins w:id="246" w:author="." w:date="2020-02-12T22:03:00Z">
        <w:r>
          <w:t>The relative abundances of</w:t>
        </w:r>
      </w:ins>
      <w:r>
        <w:t xml:space="preserve"> </w:t>
      </w:r>
      <w:ins w:id="247" w:author="." w:date="2020-02-12T22:05:00Z">
        <w:r>
          <w:t>each prey guil</w:t>
        </w:r>
      </w:ins>
      <w:r>
        <w:t>d</w:t>
      </w:r>
      <w:ins w:id="248" w:author="." w:date="2020-02-12T22:04:00Z">
        <w:r>
          <w:t xml:space="preserve"> in the sweep net samples </w:t>
        </w:r>
      </w:ins>
      <w:r>
        <w:t>w</w:t>
      </w:r>
      <w:ins w:id="249" w:author="." w:date="2020-02-12T22:05:00Z">
        <w:r>
          <w:t>ere also determine</w:t>
        </w:r>
      </w:ins>
      <w:r>
        <w:t>d</w:t>
      </w:r>
      <w:ins w:id="250" w:author="." w:date="2020-02-12T22:06:00Z">
        <w:r>
          <w:t xml:space="preserve"> (Appendi</w:t>
        </w:r>
      </w:ins>
      <w:r>
        <w:t>x</w:t>
      </w:r>
      <w:ins w:id="251" w:author="." w:date="2020-02-12T22:06:00Z">
        <w:r>
          <w:t xml:space="preserve"> S1: Fig. S</w:t>
        </w:r>
      </w:ins>
      <w:r>
        <w:t>2</w:t>
      </w:r>
      <w:ins w:id="252" w:author="." w:date="2020-02-12T22:06:00Z">
        <w:r>
          <w:t>).</w:t>
        </w:r>
      </w:ins>
      <w:r>
        <w:t xml:space="preserve"> </w:t>
      </w:r>
      <w:ins w:id="253" w:author="." w:date="2020-02-12T22:04:00Z">
        <w:r>
          <w:t xml:space="preserve"> Becaus</w:t>
        </w:r>
      </w:ins>
      <w:r>
        <w:t>e</w:t>
      </w:r>
      <w:ins w:id="254" w:author="." w:date="2020-02-14T20:27:00Z">
        <w:r>
          <w:t xml:space="preserve"> </w:t>
        </w:r>
      </w:ins>
      <w:del w:id="255" w:author="." w:date="2020-02-14T20:27:00Z">
        <w:r>
          <w:delText>T</w:delText>
        </w:r>
      </w:del>
      <w:ins w:id="256" w:author="." w:date="2020-02-14T20:27:00Z">
        <w:r>
          <w:t>t</w:t>
        </w:r>
      </w:ins>
      <w:r>
        <w:t xml:space="preserve">his study focused on </w:t>
      </w:r>
      <w:ins w:id="257" w:author="." w:date="2020-02-14T20:27:00Z">
        <w:r>
          <w:t xml:space="preserve">generalist </w:t>
        </w:r>
      </w:ins>
      <w:r>
        <w:t>predators and their potential prey</w:t>
      </w:r>
      <w:ins w:id="258" w:author="." w:date="2020-02-14T20:27:00Z">
        <w:r>
          <w:t xml:space="preserve"> sources</w:t>
        </w:r>
      </w:ins>
      <w:del w:id="259" w:author="." w:date="2020-02-14T20:27:00Z">
        <w:r>
          <w:delText>s</w:delText>
        </w:r>
      </w:del>
      <w:r>
        <w:t xml:space="preserve">, </w:t>
      </w:r>
      <w:del w:id="260" w:author="." w:date="2020-02-14T20:27:00Z">
        <w:r>
          <w:delText>and therefore</w:delText>
        </w:r>
      </w:del>
      <w:ins w:id="261" w:author="." w:date="2020-02-14T20:27:00Z">
        <w:r>
          <w:t>we</w:t>
        </w:r>
      </w:ins>
      <w:r>
        <w:t xml:space="preserve"> did not co</w:t>
      </w:r>
      <w:r>
        <w:t xml:space="preserve">nsider other </w:t>
      </w:r>
      <w:proofErr w:type="spellStart"/>
      <w:r>
        <w:t>trophic</w:t>
      </w:r>
      <w:proofErr w:type="spellEnd"/>
      <w:r>
        <w:t xml:space="preserve"> guilds (e.g., parasitoids).  Detailed information of guild assignment</w:t>
      </w:r>
      <w:ins w:id="262" w:author="." w:date="2020-02-11T22:24:00Z">
        <w:r>
          <w:t xml:space="preserve"> of arthropod families</w:t>
        </w:r>
      </w:ins>
      <w:r>
        <w:t xml:space="preserve"> is provided in Table S1.</w:t>
      </w:r>
      <w:ins w:id="263" w:author="." w:date="2020-02-12T22:02:00Z">
        <w:r>
          <w:t xml:space="preserve"> </w:t>
        </w:r>
      </w:ins>
    </w:p>
    <w:p w:rsidR="005357EF" w:rsidRDefault="00115E1E">
      <w:pPr>
        <w:spacing w:line="480" w:lineRule="auto"/>
        <w:ind w:firstLine="480"/>
      </w:pPr>
      <w:r>
        <w:rPr>
          <w:b/>
          <w:bCs/>
          <w:i/>
          <w:iCs/>
        </w:rPr>
        <w:t xml:space="preserve">Predators’ </w:t>
      </w:r>
      <w:proofErr w:type="spellStart"/>
      <w:r>
        <w:rPr>
          <w:b/>
          <w:bCs/>
          <w:i/>
          <w:iCs/>
        </w:rPr>
        <w:t>trophic</w:t>
      </w:r>
      <w:proofErr w:type="spellEnd"/>
      <w:r>
        <w:rPr>
          <w:b/>
          <w:bCs/>
          <w:i/>
          <w:iCs/>
        </w:rPr>
        <w:t xml:space="preserve"> niches   </w:t>
      </w:r>
      <w:proofErr w:type="spellStart"/>
      <w:r>
        <w:t>Trophic</w:t>
      </w:r>
      <w:proofErr w:type="spellEnd"/>
      <w:r>
        <w:t xml:space="preserve"> niche in this study is defined as the distribution of </w:t>
      </w:r>
      <w:r>
        <w:lastRenderedPageBreak/>
        <w:t>isotope signatures in</w:t>
      </w:r>
      <w:del w:id="264" w:author="Jia Ang Ou" w:date="2020-02-27T16:19:00Z">
        <w:r>
          <w:delText xml:space="preserve"> the</w:delText>
        </w:r>
      </w:del>
      <w:r>
        <w:t xml:space="preserve"> δ</w:t>
      </w:r>
      <w:r>
        <w:t xml:space="preserve">-space occupied by a given group of organisms </w:t>
      </w:r>
      <w:r w:rsidR="005357EF">
        <w:fldChar w:fldCharType="begin"/>
      </w:r>
      <w:r>
        <w:instrText xml:space="preserve"> ADDIN EN.CITE &lt;EndNote&gt;&lt;Cite  &gt;&lt;Author&gt;Newsome&lt;/Author&gt;&lt;Year&gt;2007&lt;/Year&gt;&lt;RecNum&gt;777&lt;/RecNum&gt;&lt;DisplayText&gt;(Newsome et al. 2007)&lt;/DisplayText&gt;&lt;record&gt;&lt;rec-number&gt;777&lt;/rec-number&gt;&lt;foreign-keys&gt;&lt;key app="EN" db-id</w:instrText>
      </w:r>
      <w:r>
        <w:instrText>="s2a9tdf5ptxsr1ex5t7x9av4z2zfr0vx0dev" timestamp="1565019576"&gt;777&lt;/key&gt;&lt;/foreign-keys&gt;&lt;ref-type name="Journal Article"&gt;17&lt;/ref-type&gt;&lt;contributors&gt;&lt;authors&gt;&lt;author&gt;Newsome, S. D.&lt;/author&gt;&lt;author&gt;del Rio, C. M.&lt;/author&gt;&lt;author&gt;Bearhop, S.&lt;/author&gt;&lt;author&gt;Ph</w:instrText>
      </w:r>
      <w:r>
        <w:instrText>illips, D. L.&lt;/author&gt;&lt;/authors&gt;&lt;/contributors&gt;&lt;auth-address&gt;Carnegie Inst Sci, Geophys Lab, Washington, DC 20015 USA&amp;#13;Univ Wyoming, Dept Zool &amp;amp; Physiol, Laramie, WY 82071 USA&amp;#13;Univ Exeter, Sch Biosci, Ctr Ecol &amp;amp; Conservat, Penryn TR10 9EZ, C</w:instrText>
      </w:r>
      <w:r>
        <w:instrText>ornwall, England&amp;#13;US EPA, Natl Hlth &amp;amp; Environm Effects Res Lab, Corvallis, OR 97333 USA&lt;/auth-address&gt;&lt;titles&gt;&lt;title&gt;A niche for isotopic ecology&lt;/title&gt;&lt;secondary-title&gt;Frontiers in Ecology and the Environment&lt;/secondary-title&gt;&lt;alt-title&gt;Front Ecol</w:instrText>
      </w:r>
      <w:r>
        <w:instrText xml:space="preserve"> Environ&lt;/alt-title&gt;&lt;/titles&gt;&lt;periodical&gt;&lt;full-title&gt;Frontiers in Ecology and the Environment&lt;/full-title&gt;&lt;abbr-1&gt;Front Ecol Environ&lt;/abbr-1&gt;&lt;/periodical&gt;&lt;alt-periodical&gt;&lt;full-title&gt;Frontiers in Ecology and the Environment&lt;/full-title&gt;&lt;abbr-1&gt;Front Ecol En</w:instrText>
      </w:r>
      <w:r>
        <w:instrText>viron&lt;/abbr-1&gt;&lt;/alt-periodical&gt;&lt;pages&gt;429-436&lt;/pages&gt;&lt;volume&gt;5&lt;/volume&gt;&lt;number&gt;8&lt;/number&gt;&lt;keywords&gt;&lt;keyword&gt;stable-isotopes&lt;/keyword&gt;&lt;keyword&gt;individual specialization&lt;/keyword&gt;&lt;keyword&gt;carbon&lt;/keyword&gt;&lt;keyword&gt;nitrogen&lt;/keyword&gt;&lt;keyword&gt;models&lt;/keyword&gt;&lt;k</w:instrText>
      </w:r>
      <w:r>
        <w:instrText>eyword&gt;shifts&lt;/keyword&gt;&lt;keyword&gt;diets&lt;/keyword&gt;&lt;keyword&gt;discrimination&lt;/keyword&gt;&lt;keyword&gt;segregation&lt;/keyword&gt;&lt;keyword&gt;pleistocene&lt;/keyword&gt;&lt;/keywords&gt;&lt;dates&gt;&lt;year&gt;2007&lt;/year&gt;&lt;pub-dates&gt;&lt;date&gt;Oct&lt;/date&gt;&lt;/pub-dates&gt;&lt;/dates&gt;&lt;isbn&gt;1540-9295&lt;/isbn&gt;&lt;accession-n</w:instrText>
      </w:r>
      <w:r>
        <w:instrText>um&gt;WOS:000249962100019&lt;/accession-num&gt;&lt;urls&gt;&lt;related-urls&gt;&lt;url&gt;&amp;lt;Go to ISI&amp;gt;://WOS:000249962100019&lt;/url&gt;&lt;/related-urls&gt;&lt;/urls&gt;&lt;electronic-resource-num&gt;10.1890/060150.1&lt;/electronic-resource-num&gt;&lt;language&gt;English&lt;/language&gt;&lt;/record&gt;&lt;/Cite&gt;&lt;/EndNote&gt;</w:instrText>
      </w:r>
      <w:r w:rsidR="005357EF">
        <w:fldChar w:fldCharType="separate"/>
      </w:r>
      <w:r>
        <w:t>(News</w:t>
      </w:r>
      <w:r>
        <w:t>ome et al. 2007)</w:t>
      </w:r>
      <w:r w:rsidR="005357EF">
        <w:fldChar w:fldCharType="end"/>
      </w:r>
      <w:r>
        <w:t xml:space="preserve">.  This definition consists of two niche aspects: 1) niche position, measured as the </w:t>
      </w:r>
      <w:proofErr w:type="spellStart"/>
      <w:r>
        <w:t>centroid</w:t>
      </w:r>
      <w:proofErr w:type="spellEnd"/>
      <w:r>
        <w:t xml:space="preserve"> of isotope signature distribution</w:t>
      </w:r>
      <w:ins w:id="265" w:author="Jia Ang Ou" w:date="2020-02-27T16:21:00Z">
        <w:r>
          <w:t xml:space="preserve"> and represents the average resource use of the </w:t>
        </w:r>
        <w:proofErr w:type="spellStart"/>
        <w:r>
          <w:t>organismal</w:t>
        </w:r>
        <w:proofErr w:type="spellEnd"/>
        <w:r>
          <w:t xml:space="preserve"> group</w:t>
        </w:r>
      </w:ins>
      <w:r>
        <w:t>, and 2) niche breadth, measured as the multiv</w:t>
      </w:r>
      <w:r>
        <w:t>ariate dispersion of isotope signature distribution</w:t>
      </w:r>
      <w:ins w:id="266" w:author="Jia Ang Ou" w:date="2020-02-27T16:21:00Z">
        <w:r>
          <w:t xml:space="preserve"> and represents the within-group variation in resource use</w:t>
        </w:r>
      </w:ins>
      <w:r>
        <w:t xml:space="preserve">.  To examine whether predators’ </w:t>
      </w:r>
      <w:proofErr w:type="spellStart"/>
      <w:r>
        <w:t>trophic</w:t>
      </w:r>
      <w:proofErr w:type="spellEnd"/>
      <w:r>
        <w:t xml:space="preserve"> niches (position and breadth) differed between farm types and among crop stages, we performed PERMANOVA </w:t>
      </w:r>
      <w:r w:rsidR="005357EF">
        <w:fldChar w:fldCharType="begin"/>
      </w:r>
      <w:r>
        <w:instrText xml:space="preserve"> A</w:instrText>
      </w:r>
      <w:r>
        <w:instrText>DDIN EN.CITE &lt;EndNote&gt;&lt;Cite  &gt;&lt;Author&gt;Anderson&lt;/Author&gt;&lt;Year&gt;2001&lt;/Year&gt;&lt;RecNum&gt;778&lt;/RecNum&gt;&lt;DisplayText&gt;(Anderson 2001)&lt;/DisplayText&gt;&lt;record&gt;&lt;rec-number&gt;778&lt;/rec-number&gt;&lt;foreign-keys&gt;&lt;key app="EN" db-id="s2a9tdf5ptxsr1ex5t7x9av4z2zfr0vx0dev" timestamp="15</w:instrText>
      </w:r>
      <w:r>
        <w:instrText>65019701"&gt;778&lt;/key&gt;&lt;/foreign-keys&gt;&lt;ref-type name="Journal Article"&gt;17&lt;/ref-type&gt;&lt;contributors&gt;&lt;authors&gt;&lt;author&gt;Anderson, M. J.&lt;/author&gt;&lt;/authors&gt;&lt;/contributors&gt;&lt;auth-address&gt;Univ Sydney, Marine Ecol Labs A11, Ctr Res Ecol Impacts Coastal Cities, Sydney, NS</w:instrText>
      </w:r>
      <w:r>
        <w:instrText>W 2006, Australia&lt;/auth-address&gt;&lt;titles&gt;&lt;title&gt;A new method for non-parametric multivariate analysis of variance&lt;/title&gt;&lt;secondary-title&gt;Austral Ecology&lt;/secondary-title&gt;&lt;alt-title&gt;Austral Ecol&lt;/alt-title&gt;&lt;/titles&gt;&lt;periodical&gt;&lt;full-title&gt;Austral Ecology&lt;/f</w:instrText>
      </w:r>
      <w:r>
        <w:instrText>ull-title&gt;&lt;abbr-1&gt;Austral Ecol&lt;/abbr-1&gt;&lt;/periodical&gt;&lt;alt-periodical&gt;&lt;full-title&gt;Austral Ecology&lt;/full-title&gt;&lt;abbr-1&gt;Austral Ecol&lt;/abbr-1&gt;&lt;/alt-periodical&gt;&lt;pages&gt;32-46&lt;/pages&gt;&lt;volume&gt;26&lt;/volume&gt;&lt;number&gt;1&lt;/number&gt;&lt;keywords&gt;&lt;keyword&gt;anova&lt;/keyword&gt;&lt;keyword&gt;di</w:instrText>
      </w:r>
      <w:r>
        <w:instrText>stance measure&lt;/keyword&gt;&lt;keyword&gt;experimental design&lt;/keyword&gt;&lt;keyword&gt;linear model&lt;/keyword&gt;&lt;keyword&gt;multifactorial&lt;/keyword&gt;&lt;keyword&gt;multivariate dissimilarity&lt;/keyword&gt;&lt;keyword&gt;partitioning&lt;/keyword&gt;&lt;keyword&gt;permutation tests&lt;/keyword&gt;&lt;keyword&gt;statistic</w:instrText>
      </w:r>
      <w:r>
        <w:instrText>s&lt;/keyword&gt;&lt;keyword&gt;urban mangrove forests&lt;/keyword&gt;&lt;keyword&gt;fishers-z-test&lt;/keyword&gt;&lt;keyword&gt;permutation test&lt;/keyword&gt;&lt;keyword&gt;rapid assessment&lt;/keyword&gt;&lt;keyword&gt;spatial scales&lt;/keyword&gt;&lt;keyword&gt;linear-model&lt;/keyword&gt;&lt;keyword&gt;assemblages&lt;/keyword&gt;&lt;keywor</w:instrText>
      </w:r>
      <w:r>
        <w:instrText>d&gt;tests&lt;/keyword&gt;&lt;keyword&gt;ecology&lt;/keyword&gt;&lt;keyword&gt;variability&lt;/keyword&gt;&lt;/keywords&gt;&lt;dates&gt;&lt;year&gt;2001&lt;/year&gt;&lt;pub-dates&gt;&lt;date&gt;Feb&lt;/date&gt;&lt;/pub-dates&gt;&lt;/dates&gt;&lt;isbn&gt;1442-9985&lt;/isbn&gt;&lt;accession-num&gt;WOS:000167002000004&lt;/accession-num&gt;&lt;urls&gt;&lt;related-urls&gt;&lt;url&gt;&amp;lt;</w:instrText>
      </w:r>
      <w:r>
        <w:instrText>Go to ISI&amp;gt;://WOS:000167002000004&lt;/url&gt;&lt;/related-urls&gt;&lt;/urls&gt;&lt;electronic-resource-num&gt;DOI 10.1111/j.1442-9993.2001.01070.pp.x&lt;/electronic-resource-num&gt;&lt;language&gt;English&lt;/language&gt;&lt;/record&gt;&lt;/Cite&gt;&lt;/EndNote&gt;</w:instrText>
      </w:r>
      <w:r w:rsidR="005357EF">
        <w:fldChar w:fldCharType="separate"/>
      </w:r>
      <w:r>
        <w:t>(Anderson 2001)</w:t>
      </w:r>
      <w:r w:rsidR="005357EF">
        <w:fldChar w:fldCharType="end"/>
      </w:r>
      <w:r>
        <w:t xml:space="preserve"> with farm type, crop stage, an</w:t>
      </w:r>
      <w:r>
        <w:t xml:space="preserve">d their interaction as fixed effects.  This statistical technique provides a flexible and robust way to test for multivariate differences in community structure </w:t>
      </w:r>
      <w:r w:rsidR="005357EF">
        <w:fldChar w:fldCharType="begin"/>
      </w:r>
      <w:r>
        <w:instrText xml:space="preserve"> ADDIN EN.CITE &lt;EndNote&gt;&lt;Cite  &gt;&lt;Author&gt;Anderson&lt;/Author&gt;&lt;Year&gt;2013&lt;/Year&gt;&lt;RecNum&gt;779&lt;/RecNum&gt;&lt;</w:instrText>
      </w:r>
      <w:r>
        <w:instrText>DisplayText&gt;(Anderson &amp; Walsh 2013)&lt;/DisplayText&gt;&lt;record&gt;&lt;rec-number&gt;779&lt;/rec-number&gt;&lt;foreign-keys&gt;&lt;key app="EN" db-id="s2a9tdf5ptxsr1ex5t7x9av4z2zfr0vx0dev" timestamp="1565019747"&gt;779&lt;/key&gt;&lt;/foreign-keys&gt;&lt;ref-type name="Journal Article"&gt;17&lt;/ref-type&gt;&lt;cont</w:instrText>
      </w:r>
      <w:r>
        <w:instrText>ributors&gt;&lt;authors&gt;&lt;author&gt;Anderson, M. J.&lt;/author&gt;&lt;author&gt;Walsh, D. C. I.&lt;/author&gt;&lt;/authors&gt;&lt;/contributors&gt;&lt;auth-address&gt;Massey Univ, NZIAS, Auckland 0745, New Zealand&amp;#13;Massey Univ, INMS, Auckland 0745, New Zealand&lt;/auth-address&gt;&lt;titles&gt;&lt;title&gt;PERMANOVA</w:instrText>
      </w:r>
      <w:r>
        <w:instrText>, ANOSIM, and the Mantel test in the face of heterogeneous dispersions: What null hypothesis are you testing?&lt;/title&gt;&lt;secondary-title&gt;Ecological Monographs&lt;/secondary-title&gt;&lt;alt-title&gt;Ecol Monogr&lt;/alt-title&gt;&lt;/titles&gt;&lt;periodical&gt;&lt;full-title&gt;Ecological Monog</w:instrText>
      </w:r>
      <w:r>
        <w:instrText>raphs&lt;/full-title&gt;&lt;abbr-1&gt;Ecol Monogr&lt;/abbr-1&gt;&lt;/periodical&gt;&lt;alt-periodical&gt;&lt;full-title&gt;Ecological Monographs&lt;/full-title&gt;&lt;abbr-1&gt;Ecol Monogr&lt;/abbr-1&gt;&lt;/alt-periodical&gt;&lt;pages&gt;557-574&lt;/pages&gt;&lt;volume&gt;83&lt;/volume&gt;&lt;number&gt;4&lt;/number&gt;&lt;keywords&gt;&lt;keyword&gt;anosim&lt;/keyw</w:instrText>
      </w:r>
      <w:r>
        <w:instrText>ord&gt;&lt;keyword&gt;bray-curtis&lt;/keyword&gt;&lt;keyword&gt;community composition&lt;/keyword&gt;&lt;keyword&gt;dispersion&lt;/keyword&gt;&lt;keyword&gt;dissimilarities&lt;/keyword&gt;&lt;keyword&gt;homogeneity&lt;/keyword&gt;&lt;keyword&gt;multivariate analysis&lt;/keyword&gt;&lt;keyword&gt;null hypothesis&lt;/keyword&gt;&lt;keyword&gt;perman</w:instrText>
      </w:r>
      <w:r>
        <w:instrText>ova&lt;/keyword&gt;&lt;keyword&gt;permdisp&lt;/keyword&gt;&lt;keyword&gt;permutation test&lt;/keyword&gt;&lt;keyword&gt;species abundances&lt;/keyword&gt;&lt;keyword&gt;nonparametric multivariate-analysis&lt;/keyword&gt;&lt;keyword&gt;multifactor comparisons&lt;/keyword&gt;&lt;keyword&gt;variance heterogeneity&lt;/keyword&gt;&lt;keywor</w:instrText>
      </w:r>
      <w:r>
        <w:instrText>d&gt;redundancy analysis&lt;/keyword&gt;&lt;keyword&gt;unequal variances&lt;/keyword&gt;&lt;keyword&gt;permutation test&lt;/keyword&gt;&lt;keyword&gt;beta diversity&lt;/keyword&gt;&lt;keyword&gt;f-test&lt;/keyword&gt;&lt;keyword&gt;distance&lt;/keyword&gt;&lt;keyword&gt;transformations&lt;/keyword&gt;&lt;/keywords&gt;&lt;dates&gt;&lt;year&gt;2013&lt;/year&gt;</w:instrText>
      </w:r>
      <w:r>
        <w:instrText>&lt;pub-dates&gt;&lt;date&gt;Nov&lt;/date&gt;&lt;/pub-dates&gt;&lt;/dates&gt;&lt;isbn&gt;0012-9615&lt;/isbn&gt;&lt;accession-num&gt;WOS:000330526800007&lt;/accession-num&gt;&lt;urls&gt;&lt;related-urls&gt;&lt;url&gt;&amp;lt;Go to ISI&amp;gt;://WOS:000330526800007&lt;/url&gt;&lt;/related-urls&gt;&lt;/urls&gt;&lt;electronic-resource-num&gt;10.1890/12-2010.1&lt;/e</w:instrText>
      </w:r>
      <w:r>
        <w:instrText>lectronic-resource-num&gt;&lt;language&gt;English&lt;/language&gt;&lt;/record&gt;&lt;/Cite&gt;&lt;/EndNote&gt;</w:instrText>
      </w:r>
      <w:r w:rsidR="005357EF">
        <w:fldChar w:fldCharType="separate"/>
      </w:r>
      <w:r>
        <w:t>(Anderson &amp; Walsh 2013)</w:t>
      </w:r>
      <w:r w:rsidR="005357EF">
        <w:fldChar w:fldCharType="end"/>
      </w:r>
      <w:r>
        <w:t xml:space="preserve">.  A significant PERMANOVA result indicates that either the </w:t>
      </w:r>
      <w:proofErr w:type="spellStart"/>
      <w:r>
        <w:t>centroids</w:t>
      </w:r>
      <w:proofErr w:type="spellEnd"/>
      <w:r>
        <w:t xml:space="preserve"> (niche position) and/or dispersions (niche breadth) are different among groups.  Th</w:t>
      </w:r>
      <w:r>
        <w:t xml:space="preserve">erefore, in this case, PERMDISP </w:t>
      </w:r>
      <w:r w:rsidR="005357EF">
        <w:fldChar w:fldCharType="begin"/>
      </w:r>
      <w:r>
        <w:instrText xml:space="preserve"> ADDIN EN.CITE &lt;EndNote&gt;&lt;Cite  &gt;&lt;Author&gt;Anderson&lt;/Author&gt;&lt;Year&gt;2004&lt;/Year&gt;&lt;RecNum&gt;780&lt;/RecNum&gt;&lt;DisplayText&gt;(Anderson 2004)&lt;/DisplayText&gt;&lt;record&gt;&lt;rec-number&gt;780&lt;/rec-number&gt;&lt;foreign-keys&gt;&lt;key app="EN" db-id="s2a9tdf5ptxsr1ex5</w:instrText>
      </w:r>
      <w:r>
        <w:instrText>t7x9av4z2zfr0vx0dev" timestamp="1565020018"&gt;780&lt;/key&gt;&lt;/foreign-keys&gt;&lt;ref-type name="Journal Article"&gt;17&lt;/ref-type&gt;&lt;contributors&gt;&lt;authors&gt;&lt;author&gt;Anderson, M. J.&lt;/author&gt;&lt;/authors&gt;&lt;/contributors&gt;&lt;titles&gt;&lt;title&gt;PERMDISP: a FORTRAN computer program for permut</w:instrText>
      </w:r>
      <w:r>
        <w:instrText>ational analysis of multivariate dispersions (for any two-factor ANOVA design) using permutation tests&lt;/title&gt;&lt;secondary-title&gt;Department of Statistics, University of Auckland, New Zealand&lt;/secondary-title&gt;&lt;/titles&gt;&lt;periodical&gt;&lt;full-title&gt;Department of Sta</w:instrText>
      </w:r>
      <w:r>
        <w:instrText>tistics, University of Auckland, New Zealand&lt;/full-title&gt;&lt;/periodical&gt;&lt;volume&gt;24&lt;/volume&gt;&lt;dates&gt;&lt;year&gt;2004&lt;/year&gt;&lt;/dates&gt;&lt;urls/&gt;&lt;/record&gt;&lt;/Cite&gt;&lt;/EndNote&gt;</w:instrText>
      </w:r>
      <w:r w:rsidR="005357EF">
        <w:fldChar w:fldCharType="separate"/>
      </w:r>
      <w:r>
        <w:t>(Anderson 2004)</w:t>
      </w:r>
      <w:r w:rsidR="005357EF">
        <w:fldChar w:fldCharType="end"/>
      </w:r>
      <w:r>
        <w:t xml:space="preserve"> was performed to </w:t>
      </w:r>
      <w:ins w:id="267" w:author="." w:date="2020-02-11T21:41:00Z">
        <w:r>
          <w:t xml:space="preserve">specifically </w:t>
        </w:r>
      </w:ins>
      <w:r>
        <w:t xml:space="preserve">test for the differences in multivariate dispersions </w:t>
      </w:r>
      <w:r>
        <w:t>(niche breadth). PERMANOVA and PERMDISP were conducted using the “</w:t>
      </w:r>
      <w:proofErr w:type="spellStart"/>
      <w:r>
        <w:t>adonis</w:t>
      </w:r>
      <w:proofErr w:type="spellEnd"/>
      <w:r>
        <w:t>” and “</w:t>
      </w:r>
      <w:proofErr w:type="spellStart"/>
      <w:r>
        <w:t>betadisper</w:t>
      </w:r>
      <w:proofErr w:type="spellEnd"/>
      <w:r>
        <w:t xml:space="preserve">” functions, respectively, in the vegan package </w:t>
      </w:r>
      <w:r w:rsidR="005357EF">
        <w:fldChar w:fldCharType="begin"/>
      </w:r>
      <w:r>
        <w:instrText xml:space="preserve"> ADDIN EN.CITE &lt;EndNote&gt;&lt;Cite  &gt;&lt;Author&gt;Oksanen&lt;/Author&gt;&lt;Year&gt;2013&lt;/Year&gt;&lt;DisplayText&gt;(Oksanen et al. 2013)&lt;/DisplayTex</w:instrText>
      </w:r>
      <w:r>
        <w:instrText>t&gt;&lt;record&gt;&lt;rec-number&gt;781&lt;/rec-number&gt;&lt;foreign-keys&gt;&lt;key app="EN" db-id="s2a9tdf5ptxsr1ex5t7x9av4z2zfr0vx0dev" timestamp="1565020446"&gt;781&lt;/key&gt;&lt;/foreign-keys&gt;&lt;ref-type name="Journal Article"&gt;17&lt;/ref-type&gt;&lt;contributors&gt;&lt;authors&gt;&lt;author&gt;Oksanen, J.&lt;/author&gt;&lt;</w:instrText>
      </w:r>
      <w:r>
        <w:instrText>author&gt;Blanchet, F.G.&lt;/author&gt;&lt;author&gt;Kindt, R.&lt;/author&gt;&lt;author&gt;Legendre, P.&lt;/author&gt;&lt;author&gt;Minchin, P.R.&lt;/author&gt;&lt;author&gt;O’hara, R.B.&lt;/author&gt;&lt;author&gt;Simpson, G.L.&lt;/author&gt;&lt;author&gt;Solymos, P.&lt;/author&gt;&lt;author&gt;Stevens, M.H.H.&lt;/author&gt;&lt;author&gt;Wagner, H.&lt;/au</w:instrText>
      </w:r>
      <w:r>
        <w:instrText>thor&gt;&lt;author&gt;Oksanen, M.J.&lt;/author&gt;&lt;/authors&gt;&lt;/contributors&gt;&lt;titles&gt;&lt;title&gt;Package ‘vegan’&lt;/title&gt;&lt;secondary-title&gt;Community ecology package, version 2.9&lt;/secondary-title&gt;&lt;/titles&gt;&lt;periodical&gt;&lt;full-title&gt;Community ecology package, version 2.9&lt;/full-title&gt;&lt;</w:instrText>
      </w:r>
      <w:r>
        <w:instrText>/periodical&gt;&lt;pages&gt;1-295&lt;/pages&gt;&lt;dates&gt;&lt;year&gt;2013&lt;/year&gt;&lt;/dates&gt;&lt;urls/&gt;&lt;/record&gt;&lt;/Cite&gt;&lt;/EndNote&gt;</w:instrText>
      </w:r>
      <w:r w:rsidR="005357EF">
        <w:fldChar w:fldCharType="separate"/>
      </w:r>
      <w:r>
        <w:t>(Oksanen et al. 2013)</w:t>
      </w:r>
      <w:r w:rsidR="005357EF">
        <w:fldChar w:fldCharType="end"/>
      </w:r>
      <w:r>
        <w:t>.</w:t>
      </w:r>
    </w:p>
    <w:p w:rsidR="005357EF" w:rsidRDefault="00115E1E">
      <w:pPr>
        <w:spacing w:line="480" w:lineRule="auto"/>
        <w:ind w:firstLine="480"/>
      </w:pPr>
      <w:r>
        <w:rPr>
          <w:b/>
          <w:bCs/>
          <w:i/>
          <w:iCs/>
        </w:rPr>
        <w:t xml:space="preserve">Predators’ diet composition   </w:t>
      </w:r>
      <w:r>
        <w:t xml:space="preserve">We constructed a Bayesian stable isotope mixing model using the </w:t>
      </w:r>
      <w:proofErr w:type="spellStart"/>
      <w:r>
        <w:t>MixSIAR</w:t>
      </w:r>
      <w:proofErr w:type="spellEnd"/>
      <w:r>
        <w:t xml:space="preserve"> package </w:t>
      </w:r>
      <w:r w:rsidR="005357EF">
        <w:fldChar w:fldCharType="begin"/>
      </w:r>
      <w:r>
        <w:instrText xml:space="preserve"> ADDIN EN.CITE &lt;EndNote</w:instrText>
      </w:r>
      <w:r>
        <w:instrText>&gt;&lt;Cite  &gt;&lt;Author&gt;Stock&lt;/Author&gt;&lt;Year&gt;2016&lt;/Year&gt;&lt;RecNum&gt;782&lt;/RecNum&gt;&lt;DisplayText&gt;(Stock &amp; Semmens 2016)&lt;/DisplayText&gt;&lt;record&gt;&lt;rec-number&gt;782&lt;/rec-number&gt;&lt;foreign-keys&gt;&lt;key app="EN" db-id="s2a9tdf5ptxsr1ex5t7x9av4z2zfr0vx0dev" timestamp="1565020532"&gt;782&lt;/ke</w:instrText>
      </w:r>
      <w:r>
        <w:instrText>y&gt;&lt;/foreign-keys&gt;&lt;ref-type name="Journal Article"&gt;17&lt;/ref-type&gt;&lt;contributors&gt;&lt;authors&gt;&lt;author&gt;Stock, B. C.&lt;/author&gt;&lt;author&gt;Semmens, B. X.&lt;/author&gt;&lt;/authors&gt;&lt;/contributors&gt;&lt;auth-address&gt;Univ Calif San Diego, Scripps Inst Oceanog, La Jolla, CA 92093 USA&lt;/aut</w:instrText>
      </w:r>
      <w:r>
        <w:instrText>h-address&gt;&lt;titles&gt;&lt;title&gt;Unifying error structures in commonly used biotracer mixing models&lt;/title&gt;&lt;secondary-title&gt;Ecology&lt;/secondary-title&gt;&lt;alt-title&gt;Ecology&lt;/alt-title&gt;&lt;/titles&gt;&lt;periodical&gt;&lt;full-title&gt;Ecology&lt;/full-title&gt;&lt;abbr-1&gt;Ecology&lt;/abbr-1&gt;&lt;/period</w:instrText>
      </w:r>
      <w:r>
        <w:instrText>ical&gt;&lt;alt-periodical&gt;&lt;full-title&gt;Ecology&lt;/full-title&gt;&lt;abbr-1&gt;Ecology&lt;/abbr-1&gt;&lt;/alt-periodical&gt;&lt;pages&gt;2562-2569&lt;/pages&gt;&lt;volume&gt;97&lt;/volume&gt;&lt;number&gt;10&lt;/number&gt;&lt;keywords&gt;&lt;keyword&gt;bayesian&lt;/keyword&gt;&lt;keyword&gt;biotracers&lt;/keyword&gt;&lt;keyword&gt;fatty acid&lt;/keyword&gt;&lt;keyw</w:instrText>
      </w:r>
      <w:r>
        <w:instrText>ord&gt;mixing model&lt;/keyword&gt;&lt;keyword&gt;mixsir&lt;/keyword&gt;&lt;keyword&gt;siar&lt;/keyword&gt;&lt;keyword&gt;stable isotope&lt;/keyword&gt;&lt;keyword&gt;stable-isotopes&lt;/keyword&gt;&lt;keyword&gt;uncertainty&lt;/keyword&gt;&lt;keyword&gt;too&lt;/keyword&gt;&lt;/keywords&gt;&lt;dates&gt;&lt;year&gt;2016&lt;/year&gt;&lt;pub-dates&gt;&lt;date&gt;Oct&lt;/date&gt;&lt;</w:instrText>
      </w:r>
      <w:r>
        <w:instrText>/pub-dates&gt;&lt;/dates&gt;&lt;isbn&gt;0012-9658&lt;/isbn&gt;&lt;accession-num&gt;WOS:000386088000005&lt;/accession-num&gt;&lt;urls&gt;&lt;related-urls&gt;&lt;url&gt;&amp;lt;Go to ISI&amp;gt;://WOS:000386088000005&lt;/url&gt;&lt;/related-urls&gt;&lt;/urls&gt;&lt;electronic-resource-num&gt;10.1002/ecy.1517&lt;/electronic-resource-num&gt;&lt;langu</w:instrText>
      </w:r>
      <w:r>
        <w:instrText>age&gt;English&lt;/language&gt;&lt;/record&gt;&lt;/Cite&gt;&lt;/EndNote&gt;</w:instrText>
      </w:r>
      <w:r w:rsidR="005357EF">
        <w:fldChar w:fldCharType="separate"/>
      </w:r>
      <w:r>
        <w:t>(Stock &amp; Semmens 2016)</w:t>
      </w:r>
      <w:r w:rsidR="005357EF">
        <w:fldChar w:fldCharType="end"/>
      </w:r>
      <w:r>
        <w:t xml:space="preserve"> to quantify predators’ diet composition from potential prey sources (i.e., the three prey guilds including rice herbivores, tourist herbivores, and </w:t>
      </w:r>
      <w:proofErr w:type="spellStart"/>
      <w:r>
        <w:t>detritivores</w:t>
      </w:r>
      <w:proofErr w:type="spellEnd"/>
      <w:r>
        <w:t>).  Given that our pre</w:t>
      </w:r>
      <w:r>
        <w:t>y sources ha</w:t>
      </w:r>
      <w:ins w:id="268" w:author="." w:date="2020-02-14T21:14:00Z">
        <w:r>
          <w:t>d</w:t>
        </w:r>
      </w:ins>
      <w:del w:id="269" w:author="." w:date="2020-02-14T21:14:00Z">
        <w:r>
          <w:delText>ve</w:delText>
        </w:r>
      </w:del>
      <w:r>
        <w:t xml:space="preserve"> distinct isotope signatures (Fig. S1), stable isotope mixing models served as a robust tool for estimating the relative contribution of each source to predators’ diet </w:t>
      </w:r>
      <w:r w:rsidR="005357EF">
        <w:fldChar w:fldCharType="begin"/>
      </w:r>
      <w:r>
        <w:instrText xml:space="preserve"> ADDIN EN.CITE &lt;EndNote&gt;&lt;Cite  &gt;&lt;Author&gt;Layman&lt;/Author&gt;&lt;Year&gt;2012&lt;/Year&gt;&lt;</w:instrText>
      </w:r>
      <w:r>
        <w:instrText>RecNum&gt;783&lt;/RecNum&gt;&lt;DisplayText&gt;(Layman et al. 2012)&lt;/DisplayText&gt;&lt;record&gt;&lt;rec-number&gt;783&lt;/rec-number&gt;&lt;foreign-keys&gt;&lt;key app="EN" db-id="s2a9tdf5ptxsr1ex5t7x9av4z2zfr0vx0dev" timestamp="1565020631"&gt;783&lt;/key&gt;&lt;/foreign-keys&gt;&lt;ref-type name="Journal Article"&gt;1</w:instrText>
      </w:r>
      <w:r>
        <w:instrText>7&lt;/ref-type&gt;&lt;contributors&gt;&lt;authors&gt;&lt;author&gt;Layman, C. A.&lt;/author&gt;&lt;author&gt;Araujo, M. S.&lt;/author&gt;&lt;author&gt;Boucek, R.&lt;/author&gt;&lt;author&gt;Hammerschlag-Peyer, C. M.&lt;/author&gt;&lt;author&gt;Harrison, E.&lt;/author&gt;&lt;author&gt;Jud, Z. R.&lt;/author&gt;&lt;author&gt;Matich, P.&lt;/author&gt;&lt;author&gt;R</w:instrText>
      </w:r>
      <w:r>
        <w:instrText>osenblatt, A. E.&lt;/author&gt;&lt;author&gt;Vaudo, J. J.&lt;/author&gt;&lt;author&gt;Yeager, L. A.&lt;/author&gt;&lt;author&gt;Post, D. M.&lt;/author&gt;&lt;author&gt;Bearhop, S.&lt;/author&gt;&lt;/authors&gt;&lt;/contributors&gt;&lt;auth-address&gt;Florida Int Univ, Dept Biol Sci, Marine Sci Program, N Miami, FL 33181 USA&amp;#1</w:instrText>
      </w:r>
      <w:r>
        <w:instrText>3;Yale Univ, Dept Ecol &amp;amp; Evolutionary Biol, New Haven, CT 06520 USA&amp;#13;Univ Exeter, Sch Biosci, Ctr Ecol &amp;amp; Conservat, Exeter TR10 9EZ, Cornwall, England&lt;/auth-address&gt;&lt;titles&gt;&lt;title&gt;Applying stable isotopes to examine food-web structure: an overvi</w:instrText>
      </w:r>
      <w:r>
        <w:instrText>ew of analytical tools&lt;/title&gt;&lt;secondary-title&gt;Biological Reviews&lt;/secondary-title&gt;&lt;alt-title&gt;Biol Rev&lt;/alt-title&gt;&lt;/titles&gt;&lt;periodical&gt;&lt;full-title&gt;Biological Reviews&lt;/full-title&gt;&lt;abbr-1&gt;Biol Rev&lt;/abbr-1&gt;&lt;/periodical&gt;&lt;alt-periodical&gt;&lt;full-title&gt;Biological R</w:instrText>
      </w:r>
      <w:r>
        <w:instrText>eviews&lt;/full-title&gt;&lt;abbr-1&gt;Biol Rev&lt;/abbr-1&gt;&lt;/alt-periodical&gt;&lt;pages&gt;545-562&lt;/pages&gt;&lt;volume&gt;87&lt;/volume&gt;&lt;number&gt;3&lt;/number&gt;&lt;keywords&gt;&lt;keyword&gt;bayesian statistics&lt;/keyword&gt;&lt;keyword&gt;dietary variation&lt;/keyword&gt;&lt;keyword&gt;individual specialization&lt;/keyword&gt;&lt;keyword</w:instrText>
      </w:r>
      <w:r>
        <w:instrText>&gt;mixing model&lt;/keyword&gt;&lt;keyword&gt;predator-prey interactions&lt;/keyword&gt;&lt;keyword&gt;trophic structure&lt;/keyword&gt;&lt;keyword&gt;community-wide measures&lt;/keyword&gt;&lt;keyword&gt;trophic niche width&lt;/keyword&gt;&lt;keyword&gt;individual specialization&lt;/keyword&gt;&lt;keyword&gt;mixing models&lt;/keyw</w:instrText>
      </w:r>
      <w:r>
        <w:instrText>ord&gt;&lt;keyword&gt;chain length&lt;/keyword&gt;&lt;keyword&gt;nitrogen isotopes&lt;/keyword&gt;&lt;keyword&gt;ecosystem size&lt;/keyword&gt;&lt;keyword&gt;seasonal-changes&lt;/keyword&gt;&lt;keyword&gt;organic-matter&lt;/keyword&gt;&lt;keyword&gt;ratios provide&lt;/keyword&gt;&lt;/keywords&gt;&lt;dates&gt;&lt;year&gt;2012&lt;/year&gt;&lt;pub-dates&gt;&lt;date</w:instrText>
      </w:r>
      <w:r>
        <w:instrText>&gt;Aug&lt;/date&gt;&lt;/pub-dates&gt;&lt;/dates&gt;&lt;isbn&gt;1464-7931&lt;/isbn&gt;&lt;accession-num&gt;WOS:000305992300003&lt;/accession-num&gt;&lt;urls&gt;&lt;related-urls&gt;&lt;url&gt;&amp;lt;Go to ISI&amp;gt;://WOS:000305992300003&lt;/url&gt;&lt;/related-urls&gt;&lt;/urls&gt;&lt;electronic-resource-num&gt;10.1111/j.1469-185X.2011.00208.x&lt;/el</w:instrText>
      </w:r>
      <w:r>
        <w:instrText>ectronic-resource-num&gt;&lt;language&gt;English&lt;/language&gt;&lt;/record&gt;&lt;/Cite&gt;&lt;/EndNote&gt;</w:instrText>
      </w:r>
      <w:r w:rsidR="005357EF">
        <w:fldChar w:fldCharType="separate"/>
      </w:r>
      <w:r>
        <w:t>(Layman et al. 2012)</w:t>
      </w:r>
      <w:r w:rsidR="005357EF">
        <w:fldChar w:fldCharType="end"/>
      </w:r>
      <w:r>
        <w:t>.</w:t>
      </w:r>
      <w:ins w:id="270" w:author="." w:date="2020-02-13T22:45:00Z">
        <w:r>
          <w:t xml:space="preserve">  In addition, </w:t>
        </w:r>
      </w:ins>
      <w:r>
        <w:t>a</w:t>
      </w:r>
      <w:ins w:id="271" w:author="." w:date="2020-02-13T22:45:00Z">
        <w:r>
          <w:t>fter</w:t>
        </w:r>
        <w:del w:id="272" w:author="Jia Ang Ou" w:date="2020-02-27T16:23:00Z">
          <w:r>
            <w:delText xml:space="preserve"> we</w:delText>
          </w:r>
        </w:del>
      </w:ins>
      <w:r>
        <w:t xml:space="preserve"> </w:t>
      </w:r>
      <w:ins w:id="273" w:author="." w:date="2020-02-13T22:45:00Z">
        <w:r>
          <w:t>correct</w:t>
        </w:r>
      </w:ins>
      <w:ins w:id="274" w:author="Jia Ang Ou" w:date="2020-02-27T16:23:00Z">
        <w:r>
          <w:t>ing</w:t>
        </w:r>
      </w:ins>
      <w:ins w:id="275" w:author="." w:date="2020-02-13T22:45:00Z">
        <w:del w:id="276" w:author="Jia Ang Ou" w:date="2020-02-27T16:23:00Z">
          <w:r>
            <w:delText>e</w:delText>
          </w:r>
        </w:del>
      </w:ins>
      <w:del w:id="277" w:author="Jia Ang Ou" w:date="2020-02-27T16:23:00Z">
        <w:r>
          <w:delText>d</w:delText>
        </w:r>
      </w:del>
      <w:ins w:id="278" w:author="." w:date="2020-02-13T22:45:00Z">
        <w:r>
          <w:t xml:space="preserve"> for </w:t>
        </w:r>
        <w:proofErr w:type="spellStart"/>
        <w:r>
          <w:t>trophi</w:t>
        </w:r>
      </w:ins>
      <w:r>
        <w:t>c</w:t>
      </w:r>
      <w:proofErr w:type="spellEnd"/>
      <w:ins w:id="279" w:author="." w:date="2020-02-13T22:45:00Z">
        <w:r>
          <w:t xml:space="preserve"> discrimination factors (TDFs), the mea</w:t>
        </w:r>
      </w:ins>
      <w:r>
        <w:t>n</w:t>
      </w:r>
      <w:ins w:id="280" w:author="." w:date="2020-02-13T22:49:00Z">
        <w:r>
          <w:t xml:space="preserve"> isotope signatur</w:t>
        </w:r>
      </w:ins>
      <w:r>
        <w:t>e</w:t>
      </w:r>
      <w:ins w:id="281" w:author="." w:date="2020-02-13T22:45:00Z">
        <w:r>
          <w:t xml:space="preserve"> of predator</w:t>
        </w:r>
      </w:ins>
      <w:r>
        <w:t>s</w:t>
      </w:r>
      <w:ins w:id="282" w:author="." w:date="2020-02-13T22:47:00Z">
        <w:r>
          <w:t xml:space="preserve"> in</w:t>
        </w:r>
        <w:del w:id="283" w:author="Jia Ang Ou" w:date="2020-02-27T16:23:00Z">
          <w:r>
            <w:delText xml:space="preserve"> the</w:delText>
          </w:r>
        </w:del>
      </w:ins>
      <w:r>
        <w:t xml:space="preserve"> </w:t>
      </w:r>
      <w:ins w:id="284" w:author="." w:date="2020-02-13T22:48:00Z">
        <w:r>
          <w:t>δ-spac</w:t>
        </w:r>
      </w:ins>
      <w:r>
        <w:t>e</w:t>
      </w:r>
      <w:ins w:id="285" w:author="." w:date="2020-02-13T22:48:00Z">
        <w:r>
          <w:t xml:space="preserve"> fel</w:t>
        </w:r>
      </w:ins>
      <w:r>
        <w:t>l</w:t>
      </w:r>
      <w:ins w:id="286" w:author="." w:date="2020-02-13T22:45:00Z">
        <w:r>
          <w:t xml:space="preserve"> within the polygon define</w:t>
        </w:r>
      </w:ins>
      <w:r>
        <w:t>d</w:t>
      </w:r>
      <w:ins w:id="287" w:author="." w:date="2020-02-13T22:45:00Z">
        <w:r>
          <w:t xml:space="preserve"> by the three pre</w:t>
        </w:r>
      </w:ins>
      <w:r>
        <w:t>y</w:t>
      </w:r>
      <w:ins w:id="288" w:author="." w:date="2020-02-13T22:45:00Z">
        <w:r>
          <w:t xml:space="preserve"> sources, justi</w:t>
        </w:r>
      </w:ins>
      <w:r>
        <w:t>f</w:t>
      </w:r>
      <w:ins w:id="289" w:author="." w:date="2020-02-13T22:49:00Z">
        <w:r>
          <w:t>ying the use of mixing model to estimate the proportional contribution of each sourc</w:t>
        </w:r>
      </w:ins>
      <w:r>
        <w:t>e</w:t>
      </w:r>
      <w:ins w:id="290" w:author="." w:date="2020-02-13T22:49:00Z">
        <w:r>
          <w:t xml:space="preserve"> to predators’ d</w:t>
        </w:r>
      </w:ins>
      <w:r>
        <w:t>i</w:t>
      </w:r>
      <w:ins w:id="291" w:author="." w:date="2020-02-13T22:50:00Z">
        <w:r>
          <w:t>et.</w:t>
        </w:r>
      </w:ins>
      <w:r>
        <w:t xml:space="preserve">  For the predator data, individual farm and crop stage were treated as fixed effects in t</w:t>
      </w:r>
      <w:r>
        <w:t xml:space="preserve">he </w:t>
      </w:r>
      <w:r>
        <w:lastRenderedPageBreak/>
        <w:t xml:space="preserve">mixing model.  Since predator samples at seedling stage were not enough for diet estimation, the model included predator data only from </w:t>
      </w:r>
      <w:proofErr w:type="spellStart"/>
      <w:r>
        <w:t>tillering</w:t>
      </w:r>
      <w:proofErr w:type="spellEnd"/>
      <w:r>
        <w:t>, flowering, and ripening stages.  For the prey data, samples across farms and stages were pooled to generat</w:t>
      </w:r>
      <w:r>
        <w:t xml:space="preserve">e fixed source values.  We incorporated concentration dependencies for both carbon and nitrogen, as well as residual error and process error to improve model estimates </w:t>
      </w:r>
      <w:r w:rsidR="005357EF">
        <w:fldChar w:fldCharType="begin"/>
      </w:r>
      <w:r>
        <w:instrText xml:space="preserve"> ADDIN EN.CITE &lt;EndNote&gt;&lt;Cite  &gt;&lt;Author&gt;Phillips&lt;/Author&gt;&lt;Year&gt;2002&lt;/Year&gt;&lt;RecNum&gt;784&lt;/R</w:instrText>
      </w:r>
      <w:r>
        <w:instrText>ecNum&gt;&lt;DisplayText&gt;(Phillips &amp; Koch 2002; Stock &amp; Semmens 2016)&lt;/DisplayText&gt;&lt;record&gt;&lt;rec-number&gt;784&lt;/rec-number&gt;&lt;foreign-keys&gt;&lt;key app="EN" db-id="s2a9tdf5ptxsr1ex5t7x9av4z2zfr0vx0dev" timestamp="1565020703"&gt;784&lt;/key&gt;&lt;/foreign-keys&gt;&lt;ref-type name="Journal</w:instrText>
      </w:r>
      <w:r>
        <w:instrText xml:space="preserve"> Article"&gt;17&lt;/ref-type&gt;&lt;contributors&gt;&lt;authors&gt;&lt;author&gt;Phillips, D. L.&lt;/author&gt;&lt;author&gt;Koch, P. L.&lt;/author&gt;&lt;/authors&gt;&lt;/contributors&gt;&lt;auth-address&gt;US EPA, Off Res &amp;amp; Dev, Natl Hlth &amp;amp; Environm Effects Res Lab, Western Ecol Div, Corvallis, OR 97333 USA&amp;</w:instrText>
      </w:r>
      <w:r>
        <w:instrText>#13;Univ Calif Santa Cruz, Dept Earth Sci, Santa Cruz, CA 95064 USA&lt;/auth-address&gt;&lt;titles&gt;&lt;title&gt;Incorporating concentration dependence in stable isotope mixing models&lt;/title&gt;&lt;secondary-title&gt;Oecologia&lt;/secondary-title&gt;&lt;alt-title&gt;Oecologia&lt;/alt-title&gt;&lt;/tit</w:instrText>
      </w:r>
      <w:r>
        <w:instrText>les&gt;&lt;periodical&gt;&lt;full-title&gt;Oecologia&lt;/full-title&gt;&lt;abbr-1&gt;Oecologia&lt;/abbr-1&gt;&lt;/periodical&gt;&lt;alt-periodical&gt;&lt;full-title&gt;Oecologia&lt;/full-title&gt;&lt;abbr-1&gt;Oecologia&lt;/abbr-1&gt;&lt;/alt-periodical&gt;&lt;pages&gt;114-125&lt;/pages&gt;&lt;volume&gt;130&lt;/volume&gt;&lt;number&gt;1&lt;/number&gt;&lt;keywords&gt;&lt;key</w:instrText>
      </w:r>
      <w:r>
        <w:instrText>word&gt;mixing model&lt;/keyword&gt;&lt;keyword&gt;stable isotopes&lt;/keyword&gt;&lt;keyword&gt;carbon : nitrogen ratios&lt;/keyword&gt;&lt;keyword&gt;concentration&lt;/keyword&gt;&lt;keyword&gt;dietary analysis&lt;/keyword&gt;&lt;keyword&gt;trophic relationships&lt;/keyword&gt;&lt;keyword&gt;carbon isotopes&lt;/keyword&gt;&lt;keyword&gt;br</w:instrText>
      </w:r>
      <w:r>
        <w:instrText>own bears&lt;/keyword&gt;&lt;keyword&gt;nitrogen&lt;/keyword&gt;&lt;keyword&gt;diet&lt;/keyword&gt;&lt;keyword&gt;fractionation&lt;/keyword&gt;&lt;keyword&gt;delta-c-13&lt;/keyword&gt;&lt;keyword&gt;ecology&lt;/keyword&gt;&lt;keyword&gt;ecosystems&lt;/keyword&gt;&lt;keyword&gt;mammals&lt;/keyword&gt;&lt;/keywords&gt;&lt;dates&gt;&lt;year&gt;2002&lt;/year&gt;&lt;pub-dates</w:instrText>
      </w:r>
      <w:r>
        <w:instrText>&gt;&lt;date&gt;Jan&lt;/date&gt;&lt;/pub-dates&gt;&lt;/dates&gt;&lt;isbn&gt;0029-8549&lt;/isbn&gt;&lt;accession-num&gt;WOS:000173032500013&lt;/accession-num&gt;&lt;urls&gt;&lt;related-urls&gt;&lt;url&gt;&amp;lt;Go to ISI&amp;gt;://WOS:000173032500013&lt;/url&gt;&lt;/related-urls&gt;&lt;/urls&gt;&lt;electronic-resource-num&gt;10.1007/s004420100786&lt;/electro</w:instrText>
      </w:r>
      <w:r>
        <w:instrText>nic-resource-num&gt;&lt;language&gt;English&lt;/language&gt;&lt;/record&gt;&lt;/Cite&gt;&lt;Cite  &gt;&lt;Author&gt;Stock&lt;/Author&gt;&lt;Year&gt;2016&lt;/Year&gt;&lt;RecNum&gt;782&lt;/RecNum&gt;&lt;record&gt;&lt;rec-number&gt;782&lt;/rec-number&gt;&lt;foreign-keys&gt;&lt;key app="EN" db-id="s2a9tdf5ptxsr1ex5t7x9av4z2zfr0vx0dev" timestamp="15650205</w:instrText>
      </w:r>
      <w:r>
        <w:instrText>32"&gt;782&lt;/key&gt;&lt;/foreign-keys&gt;&lt;ref-type name="Journal Article"&gt;17&lt;/ref-type&gt;&lt;contributors&gt;&lt;authors&gt;&lt;author&gt;Stock, B. C.&lt;/author&gt;&lt;author&gt;Semmens, B. X.&lt;/author&gt;&lt;/authors&gt;&lt;/contributors&gt;&lt;auth-address&gt;Univ Calif San Diego, Scripps Inst Oceanog, La Jolla, CA 920</w:instrText>
      </w:r>
      <w:r>
        <w:instrText>93 USA&lt;/auth-address&gt;&lt;titles&gt;&lt;title&gt;Unifying error structures in commonly used biotracer mixing models&lt;/title&gt;&lt;secondary-title&gt;Ecology&lt;/secondary-title&gt;&lt;alt-title&gt;Ecology&lt;/alt-title&gt;&lt;/titles&gt;&lt;periodical&gt;&lt;full-title&gt;Ecology&lt;/full-title&gt;&lt;abbr-1&gt;Ecology&lt;/abbr</w:instrText>
      </w:r>
      <w:r>
        <w:instrText>-1&gt;&lt;/periodical&gt;&lt;alt-periodical&gt;&lt;full-title&gt;Ecology&lt;/full-title&gt;&lt;abbr-1&gt;Ecology&lt;/abbr-1&gt;&lt;/alt-periodical&gt;&lt;pages&gt;2562-2569&lt;/pages&gt;&lt;volume&gt;97&lt;/volume&gt;&lt;number&gt;10&lt;/number&gt;&lt;keywords&gt;&lt;keyword&gt;bayesian&lt;/keyword&gt;&lt;keyword&gt;biotracers&lt;/keyword&gt;&lt;keyword&gt;fatty acid&lt;/ke</w:instrText>
      </w:r>
      <w:r>
        <w:instrText>yword&gt;&lt;keyword&gt;mixing model&lt;/keyword&gt;&lt;keyword&gt;mixsir&lt;/keyword&gt;&lt;keyword&gt;siar&lt;/keyword&gt;&lt;keyword&gt;stable isotope&lt;/keyword&gt;&lt;keyword&gt;stable-isotopes&lt;/keyword&gt;&lt;keyword&gt;uncertainty&lt;/keyword&gt;&lt;keyword&gt;too&lt;/keyword&gt;&lt;/keywords&gt;&lt;dates&gt;&lt;year&gt;2016&lt;/year&gt;&lt;pub-dates&gt;&lt;date&gt;</w:instrText>
      </w:r>
      <w:r>
        <w:instrText>Oct&lt;/date&gt;&lt;/pub-dates&gt;&lt;/dates&gt;&lt;isbn&gt;0012-9658&lt;/isbn&gt;&lt;accession-num&gt;WOS:000386088000005&lt;/accession-num&gt;&lt;urls&gt;&lt;related-urls&gt;&lt;url&gt;&amp;lt;Go to ISI&amp;gt;://WOS:000386088000005&lt;/url&gt;&lt;/related-urls&gt;&lt;/urls&gt;&lt;electronic-resource-num&gt;10.1002/ecy.1517&lt;/electronic-resource</w:instrText>
      </w:r>
      <w:r>
        <w:instrText>-num&gt;&lt;language&gt;English&lt;/language&gt;&lt;/record&gt;&lt;/Cite&gt;&lt;/EndNote&gt;</w:instrText>
      </w:r>
      <w:r w:rsidR="005357EF">
        <w:fldChar w:fldCharType="separate"/>
      </w:r>
      <w:r>
        <w:t>(Phillips &amp; Koch 2002; Stock &amp; Semmens 2016)</w:t>
      </w:r>
      <w:r w:rsidR="005357EF">
        <w:fldChar w:fldCharType="end"/>
      </w:r>
      <w:r>
        <w:t xml:space="preserve">.  </w:t>
      </w:r>
      <w:del w:id="292" w:author="." w:date="2020-02-13T22:45:00Z">
        <w:r>
          <w:delText>Trophic discrimination factors (</w:delText>
        </w:r>
      </w:del>
      <w:r>
        <w:t>TDF</w:t>
      </w:r>
      <w:ins w:id="293" w:author="." w:date="2020-02-13T22:45:00Z">
        <w:r>
          <w:t>s</w:t>
        </w:r>
      </w:ins>
      <w:del w:id="294" w:author="." w:date="2020-02-13T22:45:00Z">
        <w:r>
          <w:delText>)</w:delText>
        </w:r>
      </w:del>
      <w:r>
        <w:t xml:space="preserve"> were estimated from the diet-dependent discrimination equation proposed by </w:t>
      </w:r>
      <w:proofErr w:type="spellStart"/>
      <w:r>
        <w:t>Caut</w:t>
      </w:r>
      <w:proofErr w:type="spellEnd"/>
      <w:r>
        <w:t xml:space="preserve"> et al. </w:t>
      </w:r>
      <w:r w:rsidR="005357EF">
        <w:fldChar w:fldCharType="begin"/>
      </w:r>
      <w:r>
        <w:instrText xml:space="preserve"> ADDIN EN.CITE &lt;EndNot</w:instrText>
      </w:r>
      <w:r>
        <w:instrText>e&gt;&lt;Cite ExcludeAuth="1" &gt;&lt;Author&gt;Caut&lt;/Author&gt;&lt;Year&gt;2009&lt;/Year&gt;&lt;RecNum&gt;785&lt;/RecNum&gt;&lt;DisplayText&gt;(2009)&lt;/DisplayText&gt;&lt;record&gt;&lt;rec-number&gt;785&lt;/rec-number&gt;&lt;foreign-keys&gt;&lt;key app="EN" db-id="s2a9tdf5ptxsr1ex5t7x9av4z2zfr0vx0dev" timestamp="1565020784"&gt;785&lt;/key</w:instrText>
      </w:r>
      <w:r>
        <w:instrText>&gt;&lt;/foreign-keys&gt;&lt;ref-type name="Journal Article"&gt;17&lt;/ref-type&gt;&lt;contributors&gt;&lt;authors&gt;&lt;author&gt;Caut, S.&lt;/author&gt;&lt;author&gt;Angulo, E.&lt;/author&gt;&lt;author&gt;Courchamp, F.&lt;/author&gt;&lt;/authors&gt;&lt;/contributors&gt;&lt;auth-address&gt;Univ Paris 11, CNRS, Lab Ecol Systemat &amp;amp; Evolu</w:instrText>
      </w:r>
      <w:r>
        <w:instrText>t, UMR 8079, F-91405 Orsay, France&lt;/auth-address&gt;&lt;titles&gt;&lt;title&gt;Variation in discrimination factors (Delta N-15 and Delta C-13): the effect of diet isotopic values and applications for diet reconstruction&lt;/title&gt;&lt;secondary-title&gt;Journal of Applied Ecology&lt;</w:instrText>
      </w:r>
      <w:r>
        <w:instrText>/secondary-title&gt;&lt;alt-title&gt;J Appl Ecol&lt;/alt-title&gt;&lt;/titles&gt;&lt;periodical&gt;&lt;full-title&gt;Journal of Applied Ecology&lt;/full-title&gt;&lt;abbr-1&gt;J Appl Ecol&lt;/abbr-1&gt;&lt;/periodical&gt;&lt;alt-periodical&gt;&lt;full-title&gt;Journal of Applied Ecology&lt;/full-title&gt;&lt;abbr-1&gt;J Appl Ecol&lt;/abbr</w:instrText>
      </w:r>
      <w:r>
        <w:instrText>-1&gt;&lt;/alt-periodical&gt;&lt;pages&gt;443-453&lt;/pages&gt;&lt;volume&gt;46&lt;/volume&gt;&lt;number&gt;2&lt;/number&gt;&lt;keywords&gt;&lt;keyword&gt;carbon&lt;/keyword&gt;&lt;keyword&gt;discrimination&lt;/keyword&gt;&lt;keyword&gt;fractionation&lt;/keyword&gt;&lt;keyword&gt;nitrogen&lt;/keyword&gt;&lt;keyword&gt;diet isotopic value&lt;/keyword&gt;&lt;keyword&gt;iso</w:instrText>
      </w:r>
      <w:r>
        <w:instrText>topic model&lt;/keyword&gt;&lt;keyword&gt;multiple stable isotopes&lt;/keyword&gt;&lt;keyword&gt;mixing models&lt;/keyword&gt;&lt;keyword&gt;nitrogen isotopes&lt;/keyword&gt;&lt;keyword&gt;lipid extraction&lt;/keyword&gt;&lt;keyword&gt;seasonal-changes&lt;/keyword&gt;&lt;keyword&gt;pacific salmon&lt;/keyword&gt;&lt;keyword&gt;consumer-die</w:instrText>
      </w:r>
      <w:r>
        <w:instrText>t&lt;/keyword&gt;&lt;keyword&gt;trade-off&lt;/keyword&gt;&lt;keyword&gt;food-web&lt;/keyword&gt;&lt;keyword&gt;carbon&lt;/keyword&gt;&lt;/keywords&gt;&lt;dates&gt;&lt;year&gt;2009&lt;/year&gt;&lt;pub-dates&gt;&lt;date&gt;Apr&lt;/date&gt;&lt;/pub-dates&gt;&lt;/dates&gt;&lt;isbn&gt;0021-8901&lt;/isbn&gt;&lt;accession-num&gt;WOS:000263859700022&lt;/accession-num&gt;&lt;urls&gt;&lt;rela</w:instrText>
      </w:r>
      <w:r>
        <w:instrText>ted-urls&gt;&lt;url&gt;&amp;lt;Go to ISI&amp;gt;://WOS:000263859700022&lt;/url&gt;&lt;/related-urls&gt;&lt;/urls&gt;&lt;electronic-resource-num&gt;10.1111/j.1365-2664.2009.01620.x&lt;/electronic-resource-num&gt;&lt;language&gt;English&lt;/language&gt;&lt;/record&gt;&lt;/Cite&gt;&lt;/EndNote&gt;</w:instrText>
      </w:r>
      <w:r w:rsidR="005357EF">
        <w:fldChar w:fldCharType="separate"/>
      </w:r>
      <w:r>
        <w:t>(2009)</w:t>
      </w:r>
      <w:r w:rsidR="005357EF">
        <w:fldChar w:fldCharType="end"/>
      </w:r>
      <w:r>
        <w:t xml:space="preserve"> (Table S2).  We ran three Ma</w:t>
      </w:r>
      <w:r>
        <w:t xml:space="preserve">rkov Chain Monte Carlo (MCMC) chains, each with 50,000 iterations and a burn-in number of 25,000 (“short” option in </w:t>
      </w:r>
      <w:proofErr w:type="spellStart"/>
      <w:r>
        <w:t>MixSIAR</w:t>
      </w:r>
      <w:proofErr w:type="spellEnd"/>
      <w:r>
        <w:t xml:space="preserve">) using a non-informative </w:t>
      </w:r>
      <w:proofErr w:type="spellStart"/>
      <w:r>
        <w:t>Dirichlet</w:t>
      </w:r>
      <w:proofErr w:type="spellEnd"/>
      <w:r>
        <w:t xml:space="preserve"> prior.  The model diagnostics (</w:t>
      </w:r>
      <w:proofErr w:type="spellStart"/>
      <w:r>
        <w:t>Gelman</w:t>
      </w:r>
      <w:proofErr w:type="spellEnd"/>
      <w:r>
        <w:t xml:space="preserve">-Rubin test and </w:t>
      </w:r>
      <w:proofErr w:type="spellStart"/>
      <w:r>
        <w:t>Geweke</w:t>
      </w:r>
      <w:proofErr w:type="spellEnd"/>
      <w:r>
        <w:t xml:space="preserve"> test) were performed to ensure chain </w:t>
      </w:r>
      <w:r>
        <w:t xml:space="preserve">convergence.  </w:t>
      </w:r>
      <w:ins w:id="295" w:author="." w:date="2020-02-13T22:43:00Z">
        <w:r>
          <w:t>Bayesian p</w:t>
        </w:r>
      </w:ins>
      <w:del w:id="296" w:author="." w:date="2020-02-13T22:43:00Z">
        <w:r>
          <w:delText>P</w:delText>
        </w:r>
      </w:del>
      <w:r>
        <w:t>osterior mean</w:t>
      </w:r>
      <w:ins w:id="297" w:author="." w:date="2020-02-13T22:43:00Z">
        <w:r>
          <w:t xml:space="preserve"> estimates</w:t>
        </w:r>
      </w:ins>
      <w:del w:id="298" w:author="." w:date="2020-02-13T22:43:00Z">
        <w:r>
          <w:delText>s</w:delText>
        </w:r>
      </w:del>
      <w:r>
        <w:t xml:space="preserve"> of each individual farm-crop stage combination were extracted for further analysis.</w:t>
      </w:r>
    </w:p>
    <w:p w:rsidR="005357EF" w:rsidRDefault="00115E1E">
      <w:pPr>
        <w:spacing w:line="480" w:lineRule="auto"/>
        <w:ind w:firstLine="480"/>
      </w:pPr>
      <w:r>
        <w:rPr>
          <w:b/>
          <w:bCs/>
          <w:i/>
          <w:iCs/>
        </w:rPr>
        <w:t xml:space="preserve">Effects of farm type and crop stage on rice herbivore consumption   </w:t>
      </w:r>
      <w:r>
        <w:t xml:space="preserve">Since rice herbivores are a primary concern of farmers, we </w:t>
      </w:r>
      <w:ins w:id="299" w:author="." w:date="2020-02-14T21:22:00Z">
        <w:r>
          <w:t xml:space="preserve">further </w:t>
        </w:r>
      </w:ins>
      <w:r>
        <w:t xml:space="preserve">examined how farm type and crop stage affect rice herbivore consumption by predators.  </w:t>
      </w:r>
      <w:commentRangeStart w:id="300"/>
      <w:r>
        <w:t>We fit a beta regression model with farm type, crop stage, and their interaction as fixed effects with</w:t>
      </w:r>
      <w:r>
        <w:t xml:space="preserve"> the </w:t>
      </w:r>
      <w:proofErr w:type="spellStart"/>
      <w:r>
        <w:t>betareg</w:t>
      </w:r>
      <w:proofErr w:type="spellEnd"/>
      <w:r>
        <w:t xml:space="preserve"> package </w:t>
      </w:r>
      <w:r w:rsidR="005357EF">
        <w:fldChar w:fldCharType="begin"/>
      </w:r>
      <w:r>
        <w:instrText xml:space="preserve"> ADDIN EN.CITE &lt;EndNote&gt;&lt;Cite  &gt;&lt;Author&gt;Zeileis&lt;/Author&gt;&lt;Year&gt;2018&lt;/Year&gt;&lt;DisplayText&gt;(Zeileis et al. 2018)&lt;/DisplayText&gt;&lt;record&gt;&lt;rec-number&gt;786&lt;/rec-number&gt;&lt;foreign-keys&gt;&lt;key app="EN" db-id="s2a9tdf5ptxsr1ex5t7x9av4z2zfr0vx0dev" times</w:instrText>
      </w:r>
      <w:r>
        <w:instrText>tamp="1565021000"&gt;786&lt;/key&gt;&lt;/foreign-keys&gt;&lt;ref-type name="Journal Article"&gt;17&lt;/ref-type&gt;&lt;contributors&gt;&lt;authors&gt;&lt;author&gt;Zeileis, A.&lt;/author&gt;&lt;author&gt;F. Cribari-Neto&lt;/author&gt;&lt;author&gt;B. Gruen&lt;/author&gt;&lt;author&gt;I. Kosmidis&lt;/author&gt;&lt;author&gt;A. B. Simas&lt;/author&gt;&lt;aut</w:instrText>
      </w:r>
      <w:r>
        <w:instrText>hor&gt;A. V. Rocha&lt;/author&gt;&lt;author&gt;M. A. Zeileis&lt;/author&gt;&lt;/authors&gt;&lt;/contributors&gt;&lt;titles&gt;&lt;title&gt;Package ‘betareg’&lt;/title&gt;&lt;/titles&gt;&lt;dates&gt;&lt;year&gt;2018&lt;/year&gt;&lt;/dates&gt;&lt;urls/&gt;&lt;/record&gt;&lt;/Cite&gt;&lt;/EndNote&gt;</w:instrText>
      </w:r>
      <w:r w:rsidR="005357EF">
        <w:fldChar w:fldCharType="separate"/>
      </w:r>
      <w:r>
        <w:t>(Zeileis et al. 2018)</w:t>
      </w:r>
      <w:r w:rsidR="005357EF">
        <w:fldChar w:fldCharType="end"/>
      </w:r>
      <w:commentRangeEnd w:id="300"/>
      <w:r>
        <w:commentReference w:id="300"/>
      </w:r>
      <w:r>
        <w:t>.  Model parameters were estimated b</w:t>
      </w:r>
      <w:r>
        <w:t xml:space="preserve">y maximum likelihood.  A </w:t>
      </w:r>
      <w:proofErr w:type="spellStart"/>
      <w:r>
        <w:t>scatterplot</w:t>
      </w:r>
      <w:proofErr w:type="spellEnd"/>
      <w:r>
        <w:t xml:space="preserve"> of standardized residuals against standardized predicted values was used to confirm homogeneity of variance.  Because the interaction between farm type and crop stage was non-significant, we then analyzed the model with</w:t>
      </w:r>
      <w:r>
        <w:t xml:space="preserve"> Type II ANOVA using the “</w:t>
      </w:r>
      <w:proofErr w:type="spellStart"/>
      <w:r>
        <w:t>Anova</w:t>
      </w:r>
      <w:proofErr w:type="spellEnd"/>
      <w:r>
        <w:t xml:space="preserve">” function in the car package </w:t>
      </w:r>
      <w:r w:rsidR="005357EF">
        <w:fldChar w:fldCharType="begin"/>
      </w:r>
      <w:r>
        <w:instrText xml:space="preserve"> ADDIN EN.CITE &lt;EndNote&gt;&lt;Cite  &gt;&lt;Author&gt;Fox&lt;/Author&gt;&lt;Year&gt;2018&lt;/Year&gt;&lt;RecNum&gt;787&lt;/RecNum&gt;&lt;DisplayText&gt;(Fox &amp; Weisberg 2018)&lt;/DisplayText&gt;&lt;record&gt;&lt;rec-number&gt;787&lt;/rec-number&gt;&lt;foreign-keys&gt;&lt;key app</w:instrText>
      </w:r>
      <w:r>
        <w:instrText>="EN" db-id="s2a9tdf5ptxsr1ex5t7x9av4z2zfr0vx0dev" timestamp="1565021181"&gt;787&lt;/key&gt;&lt;/foreign-keys&gt;&lt;ref-type name="Book"&gt;6&lt;/ref-type&gt;&lt;contributors&gt;&lt;authors&gt;&lt;author&gt;Fox, J.&lt;/author&gt;&lt;author&gt;S. Weisberg&lt;/author&gt;&lt;/authors&gt;&lt;/contributors&gt;&lt;titles&gt;&lt;title&gt;An R comp</w:instrText>
      </w:r>
      <w:r>
        <w:instrText>anion to applied regression&lt;/title&gt;&lt;/titles&gt;&lt;dates&gt;&lt;year&gt;2018&lt;/year&gt;&lt;/dates&gt;&lt;publisher&gt;Sage Publications&lt;/publisher&gt;&lt;urls/&gt;&lt;/record&gt;&lt;/Cite&gt;&lt;/EndNote&gt;</w:instrText>
      </w:r>
      <w:r w:rsidR="005357EF">
        <w:fldChar w:fldCharType="separate"/>
      </w:r>
      <w:r>
        <w:t>(Fox &amp; Weisberg 2018)</w:t>
      </w:r>
      <w:r w:rsidR="005357EF">
        <w:fldChar w:fldCharType="end"/>
      </w:r>
      <w:r>
        <w:t xml:space="preserve">.  For significant effects (α = 0.05), we conducted </w:t>
      </w:r>
      <w:proofErr w:type="spellStart"/>
      <w:r>
        <w:t>Tukey's</w:t>
      </w:r>
      <w:proofErr w:type="spellEnd"/>
      <w:r>
        <w:t xml:space="preserve"> post hoc tests for all </w:t>
      </w:r>
      <w:r>
        <w:t>pair-wise comparisons of rice herbivore consumption using the “</w:t>
      </w:r>
      <w:proofErr w:type="spellStart"/>
      <w:r>
        <w:t>cld</w:t>
      </w:r>
      <w:proofErr w:type="spellEnd"/>
      <w:r>
        <w:t xml:space="preserve">” function in the </w:t>
      </w:r>
      <w:proofErr w:type="spellStart"/>
      <w:r>
        <w:t>emmeans</w:t>
      </w:r>
      <w:proofErr w:type="spellEnd"/>
      <w:r>
        <w:t xml:space="preserve"> package </w:t>
      </w:r>
      <w:r w:rsidR="005357EF">
        <w:fldChar w:fldCharType="begin"/>
      </w:r>
      <w:r>
        <w:instrText xml:space="preserve"> ADDIN EN.CITE &lt;EndNote&gt;&lt;Cite  &gt;&lt;Author&gt;Lenth&lt;/Author&gt;&lt;Year&gt;2017&lt;/Year&gt;&lt;DisplayText&gt;(Lenth, Love &amp; Hervé 2017)&lt;/DisplayText&gt;&lt;record&gt;&lt;rec-number&gt;788&lt;/rec-num</w:instrText>
      </w:r>
      <w:r>
        <w:instrText>ber&gt;&lt;foreign-keys&gt;&lt;key app="EN" db-id="s2a9tdf5ptxsr1ex5t7x9av4z2zfr0vx0dev" timestamp="1565021300"&gt;788&lt;/key&gt;&lt;/foreign-keys&gt;&lt;ref-type name="Journal Article"&gt;17&lt;/ref-type&gt;&lt;contributors&gt;&lt;authors&gt;&lt;author&gt;Lenth, R.&lt;/author&gt;&lt;author&gt;J. Love&lt;/author&gt;&lt;author&gt;M. He</w:instrText>
      </w:r>
      <w:r>
        <w:instrText>rvé&lt;/author&gt;&lt;/authors&gt;&lt;/contributors&gt;&lt;titles&gt;&lt;title&gt;Package ‘emmeans’&lt;/title&gt;&lt;secondary-title&gt;Underst Stat &lt;/secondary-title&gt;&lt;/titles&gt;&lt;periodical&gt;&lt;full-title&gt;Underst Stat&lt;/full-title&gt;&lt;/periodical&gt;&lt;pages&gt;216-221&lt;/pages&gt;&lt;volume&gt;34&lt;/volume&gt;&lt;dates&gt;&lt;year&gt;2017&lt;/</w:instrText>
      </w:r>
      <w:r>
        <w:instrText>year&gt;&lt;/dates&gt;&lt;urls/&gt;&lt;/record&gt;&lt;/Cite&gt;&lt;/EndNote&gt;</w:instrText>
      </w:r>
      <w:r w:rsidR="005357EF">
        <w:fldChar w:fldCharType="separate"/>
      </w:r>
      <w:r>
        <w:t>(Lenth, Love &amp; Hervé 2017)</w:t>
      </w:r>
      <w:r w:rsidR="005357EF">
        <w:fldChar w:fldCharType="end"/>
      </w:r>
      <w:r>
        <w:t xml:space="preserve">. </w:t>
      </w:r>
      <w:del w:id="301" w:author="Jia Ang Ou" w:date="2020-02-27T16:27:00Z">
        <w:r>
          <w:delText xml:space="preserve"> An additional</w:delText>
        </w:r>
      </w:del>
      <w:ins w:id="302" w:author="Jia Ang Ou" w:date="2020-02-27T16:29:00Z">
        <w:r>
          <w:t xml:space="preserve">Lastly, we examined whether rice herbivore consumption is associated with background rice herbivore density by fitting another beta regression model with rice </w:t>
        </w:r>
        <w:r>
          <w:lastRenderedPageBreak/>
          <w:t>herbiv</w:t>
        </w:r>
        <w:r>
          <w:t xml:space="preserve">ore consumption as a response and relative abundance of rice herbivore as </w:t>
        </w:r>
        <w:proofErr w:type="gramStart"/>
        <w:r>
          <w:t>a</w:t>
        </w:r>
        <w:proofErr w:type="gramEnd"/>
        <w:r>
          <w:t xml:space="preserve"> explanatory variable.</w:t>
        </w:r>
      </w:ins>
      <w:del w:id="303" w:author="Jia Ang Ou" w:date="2020-02-27T16:29:00Z">
        <w:r>
          <w:delText xml:space="preserve"> beta regression model was fitted to examine the relationships between rice herbivore consumption and relative abundance of rice herbivores in the farms. </w:delText>
        </w:r>
      </w:del>
      <w:r>
        <w:t xml:space="preserve"> All </w:t>
      </w:r>
      <w:r>
        <w:t xml:space="preserve">analyses were performed in R (R Core Team 2018). </w:t>
      </w:r>
    </w:p>
    <w:p w:rsidR="005357EF" w:rsidRDefault="005357EF">
      <w:pPr>
        <w:spacing w:line="480" w:lineRule="auto"/>
        <w:rPr>
          <w:b/>
          <w:bCs/>
          <w:color w:val="FF0000"/>
          <w:u w:color="FF0000"/>
        </w:rPr>
      </w:pPr>
    </w:p>
    <w:p w:rsidR="005357EF" w:rsidRDefault="00115E1E">
      <w:pPr>
        <w:spacing w:line="480" w:lineRule="auto"/>
        <w:rPr>
          <w:b/>
          <w:bCs/>
        </w:rPr>
      </w:pPr>
      <w:r>
        <w:rPr>
          <w:b/>
          <w:bCs/>
        </w:rPr>
        <w:t>Results</w:t>
      </w:r>
    </w:p>
    <w:p w:rsidR="005357EF" w:rsidRDefault="00115E1E">
      <w:pPr>
        <w:pStyle w:val="Normal1"/>
        <w:spacing w:line="480" w:lineRule="auto"/>
        <w:ind w:firstLine="720"/>
      </w:pPr>
      <w:r>
        <w:rPr>
          <w:b/>
          <w:bCs/>
          <w:i/>
          <w:iCs/>
        </w:rPr>
        <w:t xml:space="preserve">Predators’ </w:t>
      </w:r>
      <w:proofErr w:type="spellStart"/>
      <w:r>
        <w:rPr>
          <w:b/>
          <w:bCs/>
          <w:i/>
          <w:iCs/>
        </w:rPr>
        <w:t>trophic</w:t>
      </w:r>
      <w:proofErr w:type="spellEnd"/>
      <w:r>
        <w:rPr>
          <w:b/>
          <w:bCs/>
          <w:i/>
          <w:iCs/>
        </w:rPr>
        <w:t xml:space="preserve"> niches   </w:t>
      </w:r>
      <w:proofErr w:type="spellStart"/>
      <w:r>
        <w:t>Trophic</w:t>
      </w:r>
      <w:proofErr w:type="spellEnd"/>
      <w:r>
        <w:t xml:space="preserve"> niches (consisting of niche position and niche breadth) of arthropod generalist predators varied with farm type (PERMANOVA </w:t>
      </w:r>
      <w:r>
        <w:rPr>
          <w:i/>
          <w:iCs/>
        </w:rPr>
        <w:t>F</w:t>
      </w:r>
      <w:r>
        <w:rPr>
          <w:vertAlign w:val="subscript"/>
        </w:rPr>
        <w:t>1</w:t>
      </w:r>
      <w:proofErr w:type="gramStart"/>
      <w:r>
        <w:rPr>
          <w:vertAlign w:val="subscript"/>
        </w:rPr>
        <w:t>,97</w:t>
      </w:r>
      <w:proofErr w:type="gramEnd"/>
      <w:r>
        <w:t xml:space="preserve"> = 5.83, </w:t>
      </w:r>
      <w:r>
        <w:rPr>
          <w:i/>
          <w:iCs/>
        </w:rPr>
        <w:t>P</w:t>
      </w:r>
      <w:r>
        <w:t xml:space="preserve"> = 0.008) and crop stag</w:t>
      </w:r>
      <w:r>
        <w:t>e (PERMANOVA</w:t>
      </w:r>
      <w:r>
        <w:rPr>
          <w:i/>
          <w:iCs/>
        </w:rPr>
        <w:t xml:space="preserve"> F</w:t>
      </w:r>
      <w:r>
        <w:rPr>
          <w:vertAlign w:val="subscript"/>
        </w:rPr>
        <w:t>2,97</w:t>
      </w:r>
      <w:r>
        <w:t xml:space="preserve"> = 15.06, </w:t>
      </w:r>
      <w:r>
        <w:rPr>
          <w:i/>
          <w:iCs/>
        </w:rPr>
        <w:t>P</w:t>
      </w:r>
      <w:r>
        <w:t xml:space="preserve"> &lt; 0.001) (Fig. 2).  </w:t>
      </w:r>
      <w:proofErr w:type="spellStart"/>
      <w:ins w:id="304" w:author="Jia Ang Ou" w:date="2020-02-27T16:30:00Z">
        <w:r>
          <w:t>C</w:t>
        </w:r>
      </w:ins>
      <w:commentRangeStart w:id="305"/>
      <w:ins w:id="306" w:author="." w:date="2020-02-14T21:28:00Z">
        <w:del w:id="307" w:author="Jia Ang Ou" w:date="2020-02-27T16:30:00Z">
          <w:r>
            <w:delText>Regarding trophi</w:delText>
          </w:r>
        </w:del>
      </w:ins>
      <w:del w:id="308" w:author="Jia Ang Ou" w:date="2020-02-27T16:30:00Z">
        <w:r>
          <w:delText>c</w:delText>
        </w:r>
      </w:del>
      <w:ins w:id="309" w:author="." w:date="2020-02-14T21:28:00Z">
        <w:del w:id="310" w:author="Jia Ang Ou" w:date="2020-02-27T16:30:00Z">
          <w:r>
            <w:delText xml:space="preserve"> niche position, the c</w:delText>
          </w:r>
        </w:del>
        <w:r>
          <w:t>entroid</w:t>
        </w:r>
      </w:ins>
      <w:r>
        <w:t>s</w:t>
      </w:r>
      <w:proofErr w:type="spellEnd"/>
      <w:ins w:id="311" w:author="." w:date="2020-02-14T21:28:00Z">
        <w:r>
          <w:t xml:space="preserve"> of predators’ isotope signatures</w:t>
        </w:r>
      </w:ins>
      <w:r>
        <w:t xml:space="preserve"> </w:t>
      </w:r>
      <w:ins w:id="312" w:author="." w:date="2020-02-14T21:28:00Z">
        <w:r>
          <w:t>in the δ-space shi</w:t>
        </w:r>
      </w:ins>
      <w:r>
        <w:t>f</w:t>
      </w:r>
      <w:ins w:id="313" w:author="." w:date="2020-02-14T21:28:00Z">
        <w:r>
          <w:t>ted progressively fro</w:t>
        </w:r>
      </w:ins>
      <w:r>
        <w:t>m</w:t>
      </w:r>
      <w:ins w:id="314" w:author="." w:date="2020-02-14T21:28:00Z">
        <w:r>
          <w:t xml:space="preserve"> uppe</w:t>
        </w:r>
      </w:ins>
      <w:r>
        <w:t>r</w:t>
      </w:r>
      <w:ins w:id="315" w:author="." w:date="2020-02-14T21:28:00Z">
        <w:r>
          <w:t>-right corne</w:t>
        </w:r>
      </w:ins>
      <w:r>
        <w:t>r</w:t>
      </w:r>
      <w:ins w:id="316" w:author="." w:date="2020-02-14T21:28:00Z">
        <w:r>
          <w:t xml:space="preserve"> at</w:t>
        </w:r>
      </w:ins>
      <w:r>
        <w:t xml:space="preserve"> </w:t>
      </w:r>
      <w:proofErr w:type="spellStart"/>
      <w:ins w:id="317" w:author="." w:date="2020-02-14T21:28:00Z">
        <w:r>
          <w:t>tillering</w:t>
        </w:r>
        <w:proofErr w:type="spellEnd"/>
        <w:r>
          <w:t xml:space="preserve"> stag</w:t>
        </w:r>
      </w:ins>
      <w:r>
        <w:t>e</w:t>
      </w:r>
      <w:ins w:id="318" w:author="." w:date="2020-02-14T21:28:00Z">
        <w:r>
          <w:t xml:space="preserve"> (higher</w:t>
        </w:r>
      </w:ins>
      <w:r>
        <w:t xml:space="preserve"> </w:t>
      </w:r>
      <w:ins w:id="319" w:author="." w:date="2020-02-14T21:28:00Z">
        <w:r>
          <w:t>δ</w:t>
        </w:r>
        <w:r>
          <w:rPr>
            <w:vertAlign w:val="superscript"/>
          </w:rPr>
          <w:t>1</w:t>
        </w:r>
      </w:ins>
      <w:r>
        <w:rPr>
          <w:vertAlign w:val="superscript"/>
        </w:rPr>
        <w:t>3</w:t>
      </w:r>
      <w:ins w:id="320" w:author="." w:date="2020-02-14T21:28:00Z">
        <w:r>
          <w:t>C and δ</w:t>
        </w:r>
        <w:r>
          <w:rPr>
            <w:vertAlign w:val="superscript"/>
          </w:rPr>
          <w:t>1</w:t>
        </w:r>
      </w:ins>
      <w:r>
        <w:rPr>
          <w:vertAlign w:val="superscript"/>
        </w:rPr>
        <w:t>5</w:t>
      </w:r>
      <w:ins w:id="321" w:author="." w:date="2020-02-14T21:28:00Z">
        <w:r>
          <w:t>N) to lowe</w:t>
        </w:r>
      </w:ins>
      <w:r>
        <w:t>r</w:t>
      </w:r>
      <w:ins w:id="322" w:author="." w:date="2020-02-14T21:28:00Z">
        <w:r>
          <w:t>-left corne</w:t>
        </w:r>
      </w:ins>
      <w:r>
        <w:t>r</w:t>
      </w:r>
      <w:ins w:id="323" w:author="." w:date="2020-02-14T21:28:00Z">
        <w:r>
          <w:t xml:space="preserve"> at ripening stage (lower </w:t>
        </w:r>
      </w:ins>
      <w:r>
        <w:t>δ</w:t>
      </w:r>
      <w:ins w:id="324" w:author="." w:date="2020-02-14T21:28:00Z">
        <w:r>
          <w:rPr>
            <w:vertAlign w:val="superscript"/>
          </w:rPr>
          <w:t>13</w:t>
        </w:r>
        <w:r>
          <w:t>C and</w:t>
        </w:r>
      </w:ins>
      <w:r>
        <w:t xml:space="preserve"> </w:t>
      </w:r>
      <w:ins w:id="325" w:author="." w:date="2020-02-14T21:28:00Z">
        <w:r>
          <w:t>δ</w:t>
        </w:r>
        <w:r>
          <w:rPr>
            <w:vertAlign w:val="superscript"/>
          </w:rPr>
          <w:t>1</w:t>
        </w:r>
      </w:ins>
      <w:r>
        <w:rPr>
          <w:vertAlign w:val="superscript"/>
        </w:rPr>
        <w:t>5</w:t>
      </w:r>
      <w:ins w:id="326" w:author="." w:date="2020-02-14T21:28:00Z">
        <w:r>
          <w:t>N) regardless o</w:t>
        </w:r>
      </w:ins>
      <w:r>
        <w:t>f</w:t>
      </w:r>
      <w:ins w:id="327" w:author="." w:date="2020-02-14T21:28:00Z">
        <w:r>
          <w:t xml:space="preserve"> farm type</w:t>
        </w:r>
      </w:ins>
      <w:r>
        <w:t xml:space="preserve"> </w:t>
      </w:r>
      <w:ins w:id="328" w:author="." w:date="2020-02-14T21:28:00Z">
        <w:r>
          <w:t>(Fig. 2).  This temporal</w:t>
        </w:r>
      </w:ins>
      <w:r>
        <w:t xml:space="preserve"> </w:t>
      </w:r>
      <w:ins w:id="329" w:author="." w:date="2020-02-14T21:28:00Z">
        <w:r>
          <w:t>change in predator</w:t>
        </w:r>
      </w:ins>
      <w:r>
        <w:t>s</w:t>
      </w:r>
      <w:ins w:id="330" w:author="." w:date="2020-02-14T21:28:00Z">
        <w:r>
          <w:t xml:space="preserve">’ </w:t>
        </w:r>
        <w:proofErr w:type="spellStart"/>
        <w:r>
          <w:t>trophi</w:t>
        </w:r>
      </w:ins>
      <w:r>
        <w:t>c</w:t>
      </w:r>
      <w:proofErr w:type="spellEnd"/>
      <w:ins w:id="331" w:author="." w:date="2020-02-14T21:28:00Z">
        <w:r>
          <w:t xml:space="preserve"> niche position indicated a switc</w:t>
        </w:r>
      </w:ins>
      <w:r>
        <w:t>h</w:t>
      </w:r>
      <w:ins w:id="332" w:author="." w:date="2020-02-14T21:28:00Z">
        <w:r>
          <w:t xml:space="preserve"> </w:t>
        </w:r>
        <w:proofErr w:type="gramStart"/>
        <w:r>
          <w:t>in  die</w:t>
        </w:r>
      </w:ins>
      <w:r>
        <w:t>t</w:t>
      </w:r>
      <w:proofErr w:type="gramEnd"/>
      <w:ins w:id="333" w:author="." w:date="2020-02-14T21:28:00Z">
        <w:r>
          <w:t xml:space="preserve"> from relatively more </w:t>
        </w:r>
        <w:proofErr w:type="spellStart"/>
        <w:r>
          <w:t>detritivore</w:t>
        </w:r>
      </w:ins>
      <w:r>
        <w:t>s</w:t>
      </w:r>
      <w:proofErr w:type="spellEnd"/>
      <w:ins w:id="334" w:author="." w:date="2020-02-14T21:28:00Z">
        <w:r>
          <w:t>/tourist herbivores to progressively</w:t>
        </w:r>
      </w:ins>
      <w:r>
        <w:t xml:space="preserve"> </w:t>
      </w:r>
      <w:ins w:id="335" w:author="." w:date="2020-02-14T21:28:00Z">
        <w:r>
          <w:t xml:space="preserve">more rice herbivores. </w:t>
        </w:r>
        <w:proofErr w:type="gramStart"/>
        <w:r>
          <w:t>(Fig</w:t>
        </w:r>
      </w:ins>
      <w:r>
        <w:t>.</w:t>
      </w:r>
      <w:proofErr w:type="gramEnd"/>
      <w:ins w:id="336" w:author="." w:date="2020-02-14T21:28:00Z">
        <w:r>
          <w:t xml:space="preserve"> S1)</w:t>
        </w:r>
      </w:ins>
      <w:commentRangeEnd w:id="305"/>
      <w:r>
        <w:commentReference w:id="305"/>
      </w:r>
      <w:ins w:id="337" w:author="." w:date="2020-02-14T21:28:00Z">
        <w:r>
          <w:t xml:space="preserve">. </w:t>
        </w:r>
      </w:ins>
      <w:r>
        <w:t xml:space="preserve"> Regarding </w:t>
      </w:r>
      <w:proofErr w:type="spellStart"/>
      <w:r>
        <w:t>trophic</w:t>
      </w:r>
      <w:proofErr w:type="spellEnd"/>
      <w:r>
        <w:t xml:space="preserve"> niche breadth, PERMDISP </w:t>
      </w:r>
      <w:ins w:id="338" w:author="." w:date="2020-02-12T20:50:00Z">
        <w:r>
          <w:t xml:space="preserve">further </w:t>
        </w:r>
      </w:ins>
      <w:r>
        <w:t xml:space="preserve">revealed a difference in multivariate dispersions between farm types (PERMDISP </w:t>
      </w:r>
      <w:r>
        <w:rPr>
          <w:i/>
          <w:iCs/>
        </w:rPr>
        <w:t>F</w:t>
      </w:r>
      <w:r>
        <w:rPr>
          <w:vertAlign w:val="subscript"/>
        </w:rPr>
        <w:t>1</w:t>
      </w:r>
      <w:proofErr w:type="gramStart"/>
      <w:r>
        <w:rPr>
          <w:vertAlign w:val="subscript"/>
        </w:rPr>
        <w:t>,101</w:t>
      </w:r>
      <w:proofErr w:type="gramEnd"/>
      <w:r>
        <w:t xml:space="preserve"> = 4.37, </w:t>
      </w:r>
      <w:r>
        <w:rPr>
          <w:i/>
          <w:iCs/>
        </w:rPr>
        <w:t>P</w:t>
      </w:r>
      <w:r>
        <w:t xml:space="preserve"> = 0.04) but not among crop stages (PERMDISP </w:t>
      </w:r>
      <w:r>
        <w:rPr>
          <w:i/>
          <w:iCs/>
        </w:rPr>
        <w:t>F</w:t>
      </w:r>
      <w:r>
        <w:rPr>
          <w:vertAlign w:val="subscript"/>
        </w:rPr>
        <w:t>2,100</w:t>
      </w:r>
      <w:r>
        <w:t xml:space="preserve"> = 0.01, </w:t>
      </w:r>
      <w:r>
        <w:rPr>
          <w:i/>
          <w:iCs/>
        </w:rPr>
        <w:t>P</w:t>
      </w:r>
      <w:r>
        <w:t xml:space="preserve"> = 0.994).  Mean distance-to-</w:t>
      </w:r>
      <w:proofErr w:type="spellStart"/>
      <w:r>
        <w:t>centroid</w:t>
      </w:r>
      <w:ins w:id="339" w:author="." w:date="2020-02-12T20:56:00Z">
        <w:r>
          <w:t>s</w:t>
        </w:r>
        <w:proofErr w:type="spellEnd"/>
        <w:r>
          <w:t xml:space="preserve"> </w:t>
        </w:r>
      </w:ins>
      <w:r>
        <w:t>(</w:t>
      </w:r>
      <w:ins w:id="340" w:author="." w:date="2020-02-12T20:55:00Z">
        <w:r>
          <w:t>± SD</w:t>
        </w:r>
      </w:ins>
      <w:r>
        <w:t>) were 2.64</w:t>
      </w:r>
      <w:ins w:id="341" w:author="." w:date="2020-02-12T20:59:00Z">
        <w:r>
          <w:t xml:space="preserve"> ± 1.3</w:t>
        </w:r>
      </w:ins>
      <w:r>
        <w:t>8‰ and 2.13</w:t>
      </w:r>
      <w:ins w:id="342" w:author="." w:date="2020-02-12T20:59:00Z">
        <w:r>
          <w:t xml:space="preserve"> ± 1.0</w:t>
        </w:r>
      </w:ins>
      <w:r>
        <w:t xml:space="preserve">5‰ for organic and conventional farms, respectively, suggesting broader </w:t>
      </w:r>
      <w:proofErr w:type="spellStart"/>
      <w:r>
        <w:t>trophic</w:t>
      </w:r>
      <w:proofErr w:type="spellEnd"/>
      <w:r>
        <w:t xml:space="preserve"> niches of predators in organic farms compared with </w:t>
      </w:r>
      <w:ins w:id="343" w:author="." w:date="2020-02-14T21:27:00Z">
        <w:r>
          <w:t xml:space="preserve">those in </w:t>
        </w:r>
      </w:ins>
      <w:r>
        <w:t>conventional farms (</w:t>
      </w:r>
      <w:ins w:id="344" w:author="." w:date="2020-02-12T20:55:00Z">
        <w:r>
          <w:t xml:space="preserve">Welch two sample </w:t>
        </w:r>
        <w:r>
          <w:rPr>
            <w:i/>
            <w:iCs/>
          </w:rPr>
          <w:t>t</w:t>
        </w:r>
        <w:r>
          <w:t>-test,</w:t>
        </w:r>
      </w:ins>
      <w:r>
        <w:t xml:space="preserve"> </w:t>
      </w:r>
      <w:ins w:id="345" w:author="." w:date="2020-02-12T20:55:00Z">
        <w:r>
          <w:rPr>
            <w:i/>
            <w:iCs/>
          </w:rPr>
          <w:t>t</w:t>
        </w:r>
        <w:r>
          <w:rPr>
            <w:i/>
            <w:iCs/>
            <w:vertAlign w:val="subscript"/>
          </w:rPr>
          <w:t>9</w:t>
        </w:r>
      </w:ins>
      <w:r>
        <w:rPr>
          <w:i/>
          <w:iCs/>
          <w:vertAlign w:val="subscript"/>
        </w:rPr>
        <w:t>5</w:t>
      </w:r>
      <w:ins w:id="346" w:author="." w:date="2020-02-12T20:55:00Z">
        <w:r>
          <w:rPr>
            <w:i/>
            <w:iCs/>
          </w:rPr>
          <w:t xml:space="preserve"> </w:t>
        </w:r>
        <w:r>
          <w:t>= 2.10,</w:t>
        </w:r>
      </w:ins>
      <w:r>
        <w:t xml:space="preserve"> </w:t>
      </w:r>
      <w:ins w:id="347" w:author="." w:date="2020-02-12T20:55:00Z">
        <w:r>
          <w:rPr>
            <w:i/>
            <w:iCs/>
          </w:rPr>
          <w:t>P</w:t>
        </w:r>
        <w:r>
          <w:t xml:space="preserve"> = 0.0</w:t>
        </w:r>
      </w:ins>
      <w:r>
        <w:t xml:space="preserve">4; Fig. 2).  </w:t>
      </w:r>
      <w:del w:id="348" w:author="." w:date="2020-02-14T21:28:00Z">
        <w:r>
          <w:delText>Regarding trophic niche position, the centroids of predator</w:delText>
        </w:r>
      </w:del>
      <w:proofErr w:type="gramStart"/>
      <w:r>
        <w:t>s</w:t>
      </w:r>
      <w:proofErr w:type="gramEnd"/>
      <w:del w:id="349" w:author="." w:date="2020-02-14T21:28:00Z">
        <w:r>
          <w:delText>’ isotope signatures</w:delText>
        </w:r>
      </w:del>
      <w:r>
        <w:t xml:space="preserve"> </w:t>
      </w:r>
      <w:del w:id="350" w:author="." w:date="2020-02-14T21:28:00Z">
        <w:r>
          <w:delText>in the δ-space shi</w:delText>
        </w:r>
      </w:del>
      <w:proofErr w:type="spellStart"/>
      <w:r>
        <w:t>f</w:t>
      </w:r>
      <w:del w:id="351" w:author="." w:date="2020-02-14T21:28:00Z">
        <w:r>
          <w:delText>ted progressively fro</w:delText>
        </w:r>
      </w:del>
      <w:r>
        <w:t>m</w:t>
      </w:r>
      <w:del w:id="352" w:author="." w:date="2020-02-14T21:28:00Z">
        <w:r>
          <w:delText xml:space="preserve"> uppe</w:delText>
        </w:r>
      </w:del>
      <w:r>
        <w:t>r</w:t>
      </w:r>
      <w:del w:id="353" w:author="." w:date="2020-02-14T21:28:00Z">
        <w:r>
          <w:delText>-right corne</w:delText>
        </w:r>
      </w:del>
      <w:r>
        <w:t>r</w:t>
      </w:r>
      <w:proofErr w:type="spellEnd"/>
      <w:del w:id="354" w:author="." w:date="2020-02-14T21:28:00Z">
        <w:r>
          <w:delText xml:space="preserve"> at</w:delText>
        </w:r>
      </w:del>
      <w:r>
        <w:t xml:space="preserve"> </w:t>
      </w:r>
      <w:del w:id="355" w:author="." w:date="2020-02-14T21:28:00Z">
        <w:r>
          <w:delText>tillering stag</w:delText>
        </w:r>
      </w:del>
      <w:r>
        <w:t>e</w:t>
      </w:r>
      <w:del w:id="356" w:author="." w:date="2020-02-14T21:28:00Z">
        <w:r>
          <w:delText xml:space="preserve"> (higher</w:delText>
        </w:r>
      </w:del>
      <w:r>
        <w:t xml:space="preserve"> </w:t>
      </w:r>
      <w:del w:id="357" w:author="." w:date="2020-02-14T21:28:00Z">
        <w:r>
          <w:delText>δ</w:delText>
        </w:r>
        <w:r>
          <w:rPr>
            <w:vertAlign w:val="superscript"/>
          </w:rPr>
          <w:delText>1</w:delText>
        </w:r>
      </w:del>
      <w:r>
        <w:rPr>
          <w:vertAlign w:val="superscript"/>
        </w:rPr>
        <w:t>3</w:t>
      </w:r>
      <w:del w:id="358" w:author="." w:date="2020-02-14T21:28:00Z">
        <w:r>
          <w:delText>C and δ</w:delText>
        </w:r>
        <w:r>
          <w:rPr>
            <w:vertAlign w:val="superscript"/>
          </w:rPr>
          <w:delText>1</w:delText>
        </w:r>
      </w:del>
      <w:r>
        <w:rPr>
          <w:vertAlign w:val="superscript"/>
        </w:rPr>
        <w:t>5</w:t>
      </w:r>
      <w:del w:id="359" w:author="." w:date="2020-02-14T21:28:00Z">
        <w:r>
          <w:delText>N) to lowe</w:delText>
        </w:r>
      </w:del>
      <w:r>
        <w:t>r</w:t>
      </w:r>
      <w:del w:id="360" w:author="." w:date="2020-02-14T21:28:00Z">
        <w:r>
          <w:delText>-left corne</w:delText>
        </w:r>
      </w:del>
      <w:r>
        <w:t>r</w:t>
      </w:r>
      <w:del w:id="361" w:author="." w:date="2020-02-14T21:28:00Z">
        <w:r>
          <w:delText xml:space="preserve"> at ripening stage (lower </w:delText>
        </w:r>
      </w:del>
      <w:r>
        <w:t>δ</w:t>
      </w:r>
      <w:del w:id="362" w:author="." w:date="2020-02-14T21:28:00Z">
        <w:r>
          <w:rPr>
            <w:vertAlign w:val="superscript"/>
          </w:rPr>
          <w:delText>13</w:delText>
        </w:r>
        <w:r>
          <w:delText>C and</w:delText>
        </w:r>
      </w:del>
      <w:r>
        <w:t xml:space="preserve"> </w:t>
      </w:r>
      <w:del w:id="363" w:author="." w:date="2020-02-14T21:28:00Z">
        <w:r>
          <w:delText>δ</w:delText>
        </w:r>
        <w:r>
          <w:rPr>
            <w:vertAlign w:val="superscript"/>
          </w:rPr>
          <w:delText>1</w:delText>
        </w:r>
      </w:del>
      <w:r>
        <w:rPr>
          <w:vertAlign w:val="superscript"/>
        </w:rPr>
        <w:t>5</w:t>
      </w:r>
      <w:del w:id="364" w:author="." w:date="2020-02-14T21:28:00Z">
        <w:r>
          <w:delText>N) regardless o</w:delText>
        </w:r>
      </w:del>
      <w:r>
        <w:t>f</w:t>
      </w:r>
      <w:del w:id="365" w:author="." w:date="2020-02-14T21:28:00Z">
        <w:r>
          <w:delText xml:space="preserve"> farm type</w:delText>
        </w:r>
      </w:del>
      <w:r>
        <w:t xml:space="preserve"> </w:t>
      </w:r>
      <w:del w:id="366" w:author="." w:date="2020-02-14T21:28:00Z">
        <w:r>
          <w:delText>(Fig. 2).  This temporal</w:delText>
        </w:r>
      </w:del>
      <w:r>
        <w:t xml:space="preserve"> </w:t>
      </w:r>
      <w:del w:id="367" w:author="." w:date="2020-02-14T21:28:00Z">
        <w:r>
          <w:delText>change in predator</w:delText>
        </w:r>
      </w:del>
      <w:proofErr w:type="spellStart"/>
      <w:r>
        <w:t>s</w:t>
      </w:r>
      <w:del w:id="368" w:author="." w:date="2020-02-14T21:28:00Z">
        <w:r>
          <w:delText>’ trophi</w:delText>
        </w:r>
      </w:del>
      <w:r>
        <w:t>c</w:t>
      </w:r>
      <w:del w:id="369" w:author="." w:date="2020-02-14T21:28:00Z">
        <w:r>
          <w:delText xml:space="preserve"> niche position indicated a switc</w:delText>
        </w:r>
      </w:del>
      <w:r>
        <w:t>h</w:t>
      </w:r>
      <w:del w:id="370" w:author="." w:date="2020-02-14T21:28:00Z">
        <w:r>
          <w:delText xml:space="preserve"> in pre</w:delText>
        </w:r>
      </w:del>
      <w:r>
        <w:t>y</w:t>
      </w:r>
      <w:proofErr w:type="spellEnd"/>
      <w:del w:id="371" w:author="." w:date="2020-02-12T21:03:00Z">
        <w:r>
          <w:delText xml:space="preserve"> items (Fig. S1)</w:delText>
        </w:r>
      </w:del>
      <w:r>
        <w:t>.</w:t>
      </w:r>
    </w:p>
    <w:p w:rsidR="005357EF" w:rsidRDefault="00115E1E">
      <w:pPr>
        <w:spacing w:line="480" w:lineRule="auto"/>
        <w:ind w:firstLine="480"/>
      </w:pPr>
      <w:r>
        <w:rPr>
          <w:b/>
          <w:bCs/>
          <w:i/>
          <w:iCs/>
        </w:rPr>
        <w:t xml:space="preserve">Predators’ diet composition   </w:t>
      </w:r>
      <w:r>
        <w:t>A further analysis using Bayesian stable isotope</w:t>
      </w:r>
      <w:r>
        <w:t xml:space="preserve"> mixing </w:t>
      </w:r>
      <w:r>
        <w:lastRenderedPageBreak/>
        <w:t>model revealed dietary shifts of predators over crop stage.  Overall, predators in both organic and conventional farms consumed proportionally more rice herbivores</w:t>
      </w:r>
      <w:del w:id="372" w:author="." w:date="2020-02-12T21:08:00Z">
        <w:r>
          <w:delText>,</w:delText>
        </w:r>
      </w:del>
      <w:r>
        <w:t xml:space="preserve"> but fewer tourist herbivores and </w:t>
      </w:r>
      <w:proofErr w:type="spellStart"/>
      <w:r>
        <w:t>detritivores</w:t>
      </w:r>
      <w:proofErr w:type="spellEnd"/>
      <w:del w:id="373" w:author="." w:date="2020-02-12T21:07:00Z">
        <w:r>
          <w:delText>,</w:delText>
        </w:r>
      </w:del>
      <w:r>
        <w:t xml:space="preserve"> over the course of the </w:t>
      </w:r>
      <w:ins w:id="374" w:author="." w:date="2020-02-12T21:07:00Z">
        <w:r>
          <w:t>crop</w:t>
        </w:r>
      </w:ins>
      <w:del w:id="375" w:author="." w:date="2020-02-12T21:07:00Z">
        <w:r>
          <w:delText>growing</w:delText>
        </w:r>
      </w:del>
      <w:r>
        <w:t xml:space="preserve"> s</w:t>
      </w:r>
      <w:r>
        <w:t xml:space="preserve">eason, resulting in a predominance of rice herbivores in predators’ diet at later crop stages (Fig. 3).  Specifically, from </w:t>
      </w:r>
      <w:proofErr w:type="spellStart"/>
      <w:r>
        <w:t>tillering</w:t>
      </w:r>
      <w:proofErr w:type="spellEnd"/>
      <w:r>
        <w:t xml:space="preserve"> to ripening stage, rice herbivores in predators’ diet increased from 34% to 90% in organic farms and from 55% to 93% in co</w:t>
      </w:r>
      <w:r>
        <w:t xml:space="preserve">nventional farms; tourist herbivores decreased from 27% to 5% in organic farms and from 18% to 5% in conventional farms; </w:t>
      </w:r>
      <w:proofErr w:type="spellStart"/>
      <w:r>
        <w:t>detritivores</w:t>
      </w:r>
      <w:proofErr w:type="spellEnd"/>
      <w:r>
        <w:t xml:space="preserve"> decreased from 39% to 5% in organic farms and from 26% to 2% in conventional farms (Table S3). </w:t>
      </w:r>
    </w:p>
    <w:p w:rsidR="005357EF" w:rsidRDefault="00115E1E">
      <w:pPr>
        <w:pStyle w:val="Normal1"/>
        <w:spacing w:line="480" w:lineRule="auto"/>
        <w:ind w:firstLine="480"/>
      </w:pPr>
      <w:r>
        <w:rPr>
          <w:b/>
          <w:bCs/>
          <w:i/>
          <w:iCs/>
        </w:rPr>
        <w:t>Effects of farm type and c</w:t>
      </w:r>
      <w:r>
        <w:rPr>
          <w:b/>
          <w:bCs/>
          <w:i/>
          <w:iCs/>
        </w:rPr>
        <w:t xml:space="preserve">rop stage on rice herbivore consumption   </w:t>
      </w:r>
      <w:r>
        <w:t>We fitted a beta regression model to examine the effects of farm type and crop stage on predators’ consumption on rice herbivores — a primary concern of farmers.  Two-way ANOVA indicated that farm type (χ</w:t>
      </w:r>
      <w:r>
        <w:rPr>
          <w:vertAlign w:val="superscript"/>
        </w:rPr>
        <w:t>2</w:t>
      </w:r>
      <w:r>
        <w:rPr>
          <w:vertAlign w:val="subscript"/>
        </w:rPr>
        <w:t>1</w:t>
      </w:r>
      <w:r>
        <w:t xml:space="preserve"> = 24.68, </w:t>
      </w:r>
      <w:r>
        <w:rPr>
          <w:i/>
          <w:iCs/>
        </w:rPr>
        <w:t>P</w:t>
      </w:r>
      <w:r>
        <w:t xml:space="preserve"> &lt; 0.001) and crop stage (χ</w:t>
      </w:r>
      <w:r>
        <w:rPr>
          <w:vertAlign w:val="superscript"/>
        </w:rPr>
        <w:t>2</w:t>
      </w:r>
      <w:r>
        <w:rPr>
          <w:vertAlign w:val="subscript"/>
        </w:rPr>
        <w:t>2</w:t>
      </w:r>
      <w:r>
        <w:t xml:space="preserve"> = 112.95, </w:t>
      </w:r>
      <w:r>
        <w:rPr>
          <w:i/>
          <w:iCs/>
        </w:rPr>
        <w:t>P</w:t>
      </w:r>
      <w:r>
        <w:t xml:space="preserve"> &lt; 0.001), but not their interaction (χ</w:t>
      </w:r>
      <w:r>
        <w:rPr>
          <w:vertAlign w:val="superscript"/>
        </w:rPr>
        <w:t>2</w:t>
      </w:r>
      <w:r>
        <w:rPr>
          <w:vertAlign w:val="subscript"/>
        </w:rPr>
        <w:t>2</w:t>
      </w:r>
      <w:r>
        <w:t xml:space="preserve"> = 1.85, </w:t>
      </w:r>
      <w:r>
        <w:rPr>
          <w:i/>
          <w:iCs/>
        </w:rPr>
        <w:t>P</w:t>
      </w:r>
      <w:r>
        <w:t xml:space="preserve"> = 0.40), affected rice herbivore consumption.  Specifically, predators consumed higher proportions of rice herbivores in conventional than organic farms</w:t>
      </w:r>
      <w:r>
        <w:t xml:space="preserve">, especially at </w:t>
      </w:r>
      <w:proofErr w:type="spellStart"/>
      <w:r>
        <w:t>tillering</w:t>
      </w:r>
      <w:proofErr w:type="spellEnd"/>
      <w:r>
        <w:t xml:space="preserve"> and flowering stages (Fig. 4).  In addition, predators’ consumption on rice herbivores increased over crop stage regardless of farm type (Fig. 4). </w:t>
      </w:r>
    </w:p>
    <w:p w:rsidR="005357EF" w:rsidRDefault="005357EF">
      <w:pPr>
        <w:spacing w:line="480" w:lineRule="auto"/>
      </w:pPr>
    </w:p>
    <w:p w:rsidR="005357EF" w:rsidRDefault="00115E1E">
      <w:pPr>
        <w:spacing w:line="480" w:lineRule="auto"/>
      </w:pPr>
      <w:r>
        <w:rPr>
          <w:b/>
          <w:bCs/>
        </w:rPr>
        <w:t>Discussion</w:t>
      </w:r>
      <w:r>
        <w:t xml:space="preserve"> </w:t>
      </w:r>
    </w:p>
    <w:p w:rsidR="005357EF" w:rsidRDefault="00115E1E">
      <w:pPr>
        <w:spacing w:line="480" w:lineRule="auto"/>
      </w:pPr>
      <w:r>
        <w:tab/>
        <w:t xml:space="preserve">To </w:t>
      </w:r>
      <w:ins w:id="376" w:author="." w:date="2020-02-12T21:12:00Z">
        <w:r>
          <w:t xml:space="preserve">examine the </w:t>
        </w:r>
        <w:proofErr w:type="spellStart"/>
        <w:r>
          <w:t>trophi</w:t>
        </w:r>
      </w:ins>
      <w:r>
        <w:t>c</w:t>
      </w:r>
      <w:proofErr w:type="spellEnd"/>
      <w:ins w:id="377" w:author="." w:date="2020-02-12T21:12:00Z">
        <w:r>
          <w:t xml:space="preserve"> dynamics o</w:t>
        </w:r>
      </w:ins>
      <w:r>
        <w:t>f</w:t>
      </w:r>
      <w:ins w:id="378" w:author="Jia Ang Ou" w:date="2020-02-27T16:35:00Z">
        <w:r>
          <w:t xml:space="preserve"> </w:t>
        </w:r>
      </w:ins>
      <w:del w:id="379" w:author="." w:date="2020-02-12T21:12:00Z">
        <w:r>
          <w:delText xml:space="preserve">evaluate the biocontrol efficacy </w:delText>
        </w:r>
        <w:r>
          <w:delText xml:space="preserve">of </w:delText>
        </w:r>
      </w:del>
      <w:r>
        <w:t xml:space="preserve">arthropod generalist predators in agro-ecosystems, we </w:t>
      </w:r>
      <w:del w:id="380" w:author="Jia Ang Ou" w:date="2020-02-27T16:36:00Z">
        <w:r>
          <w:delText>conducted</w:delText>
        </w:r>
      </w:del>
      <w:ins w:id="381" w:author="Jia Ang Ou" w:date="2020-02-27T16:36:00Z">
        <w:r>
          <w:t>coupled</w:t>
        </w:r>
      </w:ins>
      <w:r>
        <w:t xml:space="preserve"> field surveys </w:t>
      </w:r>
      <w:ins w:id="382" w:author="Jia Ang Ou" w:date="2020-02-27T16:36:00Z">
        <w:r>
          <w:t>and</w:t>
        </w:r>
      </w:ins>
      <w:del w:id="383" w:author="Jia Ang Ou" w:date="2020-02-27T16:35:00Z">
        <w:r>
          <w:delText>and</w:delText>
        </w:r>
      </w:del>
      <w:r>
        <w:t xml:space="preserve"> stable isotope analysis to </w:t>
      </w:r>
      <w:del w:id="384" w:author="." w:date="2020-02-12T21:13:00Z">
        <w:r>
          <w:delText>examine</w:delText>
        </w:r>
      </w:del>
      <w:ins w:id="385" w:author="." w:date="2020-02-12T21:13:00Z">
        <w:r>
          <w:t>quantify</w:t>
        </w:r>
      </w:ins>
      <w:del w:id="386" w:author="." w:date="2020-02-12T21:13:00Z">
        <w:r>
          <w:delText xml:space="preserve"> the</w:delText>
        </w:r>
      </w:del>
      <w:r>
        <w:t xml:space="preserve"> predator-prey </w:t>
      </w:r>
      <w:proofErr w:type="spellStart"/>
      <w:ins w:id="387" w:author="." w:date="2020-02-12T21:13:00Z">
        <w:r>
          <w:t>trophic</w:t>
        </w:r>
        <w:proofErr w:type="spellEnd"/>
        <w:r>
          <w:t xml:space="preserve"> </w:t>
        </w:r>
      </w:ins>
      <w:r>
        <w:t>interactions in organic and conventional rice farms over the course of the crop season.  Our</w:t>
      </w:r>
      <w:r>
        <w:t xml:space="preserve"> results showed that generalist predators exhibited a switch in </w:t>
      </w:r>
      <w:proofErr w:type="spellStart"/>
      <w:r>
        <w:t>trophic</w:t>
      </w:r>
      <w:proofErr w:type="spellEnd"/>
      <w:r>
        <w:t xml:space="preserve"> niches (Fig. 2) and consumed increasing proportions of rice herbivores over crop stage</w:t>
      </w:r>
      <w:del w:id="388" w:author="." w:date="2020-02-12T21:14:00Z">
        <w:r>
          <w:delText>s</w:delText>
        </w:r>
      </w:del>
      <w:r>
        <w:t xml:space="preserve"> (Fig. 3), resulting in a predominance of rice </w:t>
      </w:r>
      <w:r>
        <w:lastRenderedPageBreak/>
        <w:t>herbivores in their diet (ca. 90%) at later crop s</w:t>
      </w:r>
      <w:r>
        <w:t xml:space="preserve">tages in both organic and conventional farms.  This underlines the </w:t>
      </w:r>
      <w:del w:id="389" w:author="." w:date="2020-02-12T21:15:00Z">
        <w:r>
          <w:delText>biocontrol value</w:delText>
        </w:r>
      </w:del>
      <w:ins w:id="390" w:author="." w:date="2020-02-14T21:37:00Z">
        <w:r>
          <w:t>great potentia</w:t>
        </w:r>
      </w:ins>
      <w:r>
        <w:t>l of arthropod generalist predators</w:t>
      </w:r>
      <w:ins w:id="391" w:author="." w:date="2020-02-12T21:16:00Z">
        <w:r>
          <w:t xml:space="preserve"> to exert top-down control on pests</w:t>
        </w:r>
      </w:ins>
      <w:r>
        <w:t xml:space="preserve"> in rice agro-ecosystems regardless of farm type.  Our results also showed that predators</w:t>
      </w:r>
      <w:r>
        <w:t xml:space="preserve"> in conventional farms consumed </w:t>
      </w:r>
      <w:ins w:id="392" w:author="." w:date="2020-02-12T21:16:00Z">
        <w:r>
          <w:t xml:space="preserve">overall </w:t>
        </w:r>
      </w:ins>
      <w:r>
        <w:t xml:space="preserve">higher proportions of rice herbivores </w:t>
      </w:r>
      <w:ins w:id="393" w:author="." w:date="2020-02-12T21:38:00Z">
        <w:r>
          <w:t xml:space="preserve">in their diet </w:t>
        </w:r>
      </w:ins>
      <w:del w:id="394" w:author="." w:date="2020-02-12T21:16:00Z">
        <w:r>
          <w:delText xml:space="preserve">overall </w:delText>
        </w:r>
      </w:del>
      <w:r>
        <w:t xml:space="preserve">compared with those in organic farms, especially at </w:t>
      </w:r>
      <w:proofErr w:type="spellStart"/>
      <w:r>
        <w:t>tillering</w:t>
      </w:r>
      <w:proofErr w:type="spellEnd"/>
      <w:r>
        <w:t xml:space="preserve"> and flowering stages.  This surprising finding reveals the </w:t>
      </w:r>
      <w:ins w:id="395" w:author="." w:date="2020-02-14T21:39:00Z">
        <w:r>
          <w:t xml:space="preserve">important yet </w:t>
        </w:r>
      </w:ins>
      <w:r>
        <w:t xml:space="preserve">overlooked </w:t>
      </w:r>
      <w:ins w:id="396" w:author="." w:date="2020-02-12T21:39:00Z">
        <w:r>
          <w:t>functional</w:t>
        </w:r>
        <w:r>
          <w:t xml:space="preserve"> </w:t>
        </w:r>
      </w:ins>
      <w:r>
        <w:t xml:space="preserve">role of </w:t>
      </w:r>
      <w:ins w:id="397" w:author="." w:date="2020-02-12T21:18:00Z">
        <w:r>
          <w:t xml:space="preserve">arthropod generalist </w:t>
        </w:r>
      </w:ins>
      <w:r>
        <w:t xml:space="preserve">predators </w:t>
      </w:r>
      <w:del w:id="398" w:author="." w:date="2020-02-12T21:18:00Z">
        <w:r>
          <w:delText>as biocontrol agents</w:delText>
        </w:r>
      </w:del>
      <w:r>
        <w:t xml:space="preserve"> in conventional farms.  Based on the</w:t>
      </w:r>
      <w:ins w:id="399" w:author="." w:date="2020-02-12T21:18:00Z">
        <w:r>
          <w:t xml:space="preserve"> above</w:t>
        </w:r>
      </w:ins>
      <w:del w:id="400" w:author="." w:date="2020-02-12T21:18:00Z">
        <w:r>
          <w:delText>se</w:delText>
        </w:r>
      </w:del>
      <w:r>
        <w:t xml:space="preserve"> results, we discuss a) the </w:t>
      </w:r>
      <w:del w:id="401" w:author="." w:date="2020-02-12T21:19:00Z">
        <w:r>
          <w:delText>biocontrol value</w:delText>
        </w:r>
      </w:del>
      <w:ins w:id="402" w:author="." w:date="2020-02-13T11:59:00Z">
        <w:r>
          <w:t xml:space="preserve"> functiona</w:t>
        </w:r>
      </w:ins>
      <w:r>
        <w:t>l</w:t>
      </w:r>
      <w:ins w:id="403" w:author="." w:date="2020-02-13T11:59:00Z">
        <w:r>
          <w:t xml:space="preserve"> role</w:t>
        </w:r>
      </w:ins>
      <w:r>
        <w:t xml:space="preserve"> of arthropod generalist predators</w:t>
      </w:r>
      <w:ins w:id="404" w:author="." w:date="2020-02-13T12:00:00Z">
        <w:r>
          <w:t xml:space="preserve"> </w:t>
        </w:r>
      </w:ins>
      <w:del w:id="405" w:author="." w:date="2020-02-13T12:00:00Z">
        <w:r>
          <w:delText xml:space="preserve"> </w:delText>
        </w:r>
      </w:del>
      <w:r>
        <w:t xml:space="preserve">in rice agro-ecosystems, b) the effect of alternative prey on </w:t>
      </w:r>
      <w:ins w:id="406" w:author="." w:date="2020-02-12T21:23:00Z">
        <w:r>
          <w:t>predators’ consumption o</w:t>
        </w:r>
      </w:ins>
      <w:ins w:id="407" w:author="Jia Ang Ou" w:date="2020-02-27T16:37:00Z">
        <w:r>
          <w:t>f</w:t>
        </w:r>
      </w:ins>
      <w:ins w:id="408" w:author="." w:date="2020-02-12T21:23:00Z">
        <w:del w:id="409" w:author="Jia Ang Ou" w:date="2020-02-27T16:37:00Z">
          <w:r>
            <w:delText>n</w:delText>
          </w:r>
        </w:del>
        <w:r>
          <w:t xml:space="preserve"> pes</w:t>
        </w:r>
      </w:ins>
      <w:r>
        <w:t>t</w:t>
      </w:r>
      <w:ins w:id="410" w:author="." w:date="2020-02-13T09:03:00Z">
        <w:del w:id="411" w:author="Jia Ang Ou" w:date="2020-02-27T16:37:00Z">
          <w:r>
            <w:delText>s</w:delText>
          </w:r>
        </w:del>
      </w:ins>
      <w:del w:id="412" w:author="." w:date="2020-02-12T21:19:00Z">
        <w:r>
          <w:delText>biocontrol efficac</w:delText>
        </w:r>
      </w:del>
      <w:del w:id="413" w:author="Jia Ang Ou" w:date="2020-02-27T16:37:00Z">
        <w:r>
          <w:delText>y</w:delText>
        </w:r>
      </w:del>
      <w:r>
        <w:t xml:space="preserve">, c) the effect of farm type on </w:t>
      </w:r>
      <w:del w:id="414" w:author="." w:date="2020-02-12T21:21:00Z">
        <w:r>
          <w:delText>biocontrol efficacy</w:delText>
        </w:r>
      </w:del>
      <w:proofErr w:type="spellStart"/>
      <w:ins w:id="415" w:author="." w:date="2020-02-12T21:21:00Z">
        <w:r>
          <w:t>trophic</w:t>
        </w:r>
        <w:proofErr w:type="spellEnd"/>
        <w:r>
          <w:t xml:space="preserve"> dynamics of generalist predator</w:t>
        </w:r>
      </w:ins>
      <w:r>
        <w:t>s, and d) the caveats of this study.  We finish by co</w:t>
      </w:r>
      <w:r>
        <w:t xml:space="preserve">nsidering the implications of this study for agricultural management. </w:t>
      </w:r>
    </w:p>
    <w:p w:rsidR="005357EF" w:rsidRDefault="005357EF">
      <w:pPr>
        <w:spacing w:line="480" w:lineRule="auto"/>
        <w:rPr>
          <w:color w:val="FF0000"/>
          <w:u w:color="FF0000"/>
        </w:rPr>
      </w:pPr>
    </w:p>
    <w:p w:rsidR="005357EF" w:rsidRDefault="00115E1E">
      <w:pPr>
        <w:spacing w:line="480" w:lineRule="auto"/>
        <w:jc w:val="center"/>
        <w:rPr>
          <w:b/>
          <w:bCs/>
          <w:i/>
          <w:iCs/>
        </w:rPr>
      </w:pPr>
      <w:del w:id="416" w:author="." w:date="2020-02-12T21:37:00Z">
        <w:r>
          <w:rPr>
            <w:b/>
            <w:bCs/>
            <w:i/>
            <w:iCs/>
          </w:rPr>
          <w:delText>Biocontrol value</w:delText>
        </w:r>
      </w:del>
      <w:ins w:id="417" w:author="." w:date="2020-02-13T12:00:00Z">
        <w:r>
          <w:rPr>
            <w:b/>
            <w:bCs/>
            <w:i/>
            <w:iCs/>
          </w:rPr>
          <w:t>Functional rol</w:t>
        </w:r>
      </w:ins>
      <w:r>
        <w:rPr>
          <w:b/>
          <w:bCs/>
          <w:i/>
          <w:iCs/>
        </w:rPr>
        <w:t>e of predators in rice agro-ecosystems</w:t>
      </w:r>
    </w:p>
    <w:p w:rsidR="005357EF" w:rsidRDefault="00115E1E">
      <w:pPr>
        <w:pStyle w:val="a6"/>
        <w:spacing w:line="480" w:lineRule="auto"/>
        <w:ind w:left="0" w:firstLine="482"/>
        <w:rPr>
          <w:del w:id="418" w:author="." w:date="2020-02-12T21:46:00Z"/>
        </w:rPr>
      </w:pPr>
      <w:r>
        <w:t xml:space="preserve">Quantifying the </w:t>
      </w:r>
      <w:proofErr w:type="spellStart"/>
      <w:r>
        <w:t>trophic</w:t>
      </w:r>
      <w:proofErr w:type="spellEnd"/>
      <w:r>
        <w:t xml:space="preserve"> dynamics of generalist predators is critical for understanding their functional roles in </w:t>
      </w:r>
      <w:r>
        <w:t>agricultural systems</w:t>
      </w:r>
      <w:commentRangeStart w:id="419"/>
      <w:r>
        <w:t>, yet this information remains scarce</w:t>
      </w:r>
      <w:commentRangeEnd w:id="419"/>
      <w:r>
        <w:commentReference w:id="419"/>
      </w:r>
      <w:r>
        <w:t xml:space="preserve"> (see Introduction).  Based on stable isotope analysis, </w:t>
      </w:r>
      <w:del w:id="420" w:author="." w:date="2020-02-12T21:40:00Z">
        <w:r>
          <w:delText>this study</w:delText>
        </w:r>
      </w:del>
      <w:ins w:id="421" w:author="." w:date="2020-02-12T21:40:00Z">
        <w:r>
          <w:t>we</w:t>
        </w:r>
      </w:ins>
      <w:r>
        <w:t xml:space="preserve"> show</w:t>
      </w:r>
      <w:del w:id="422" w:author="." w:date="2020-02-12T21:40:00Z">
        <w:r>
          <w:delText>s</w:delText>
        </w:r>
      </w:del>
      <w:r>
        <w:t xml:space="preserve"> that arthropod</w:t>
      </w:r>
      <w:r>
        <w:rPr>
          <w:i/>
          <w:iCs/>
        </w:rPr>
        <w:t xml:space="preserve"> </w:t>
      </w:r>
      <w:r>
        <w:t>generalist</w:t>
      </w:r>
      <w:r>
        <w:rPr>
          <w:i/>
          <w:iCs/>
        </w:rPr>
        <w:t xml:space="preserve"> </w:t>
      </w:r>
      <w:r>
        <w:t xml:space="preserve">predators in both organic and conventional farms consumed </w:t>
      </w:r>
      <w:commentRangeStart w:id="423"/>
      <w:r>
        <w:t xml:space="preserve">high proportions </w:t>
      </w:r>
      <w:commentRangeEnd w:id="423"/>
      <w:r>
        <w:commentReference w:id="423"/>
      </w:r>
      <w:r>
        <w:t>of rice herbivore</w:t>
      </w:r>
      <w:r>
        <w:t xml:space="preserve">s in their diet </w:t>
      </w:r>
      <w:commentRangeStart w:id="424"/>
      <w:r>
        <w:t>on average</w:t>
      </w:r>
      <w:commentRangeEnd w:id="424"/>
      <w:r>
        <w:commentReference w:id="424"/>
      </w:r>
      <w:r>
        <w:t xml:space="preserve"> (Fig. 3)</w:t>
      </w:r>
      <w:ins w:id="425" w:author="." w:date="2020-02-12T21:44:00Z">
        <w:r>
          <w:t>,</w:t>
        </w:r>
      </w:ins>
      <w:del w:id="426" w:author="." w:date="2020-02-12T21:44:00Z">
        <w:r>
          <w:delText>.  Thi</w:delText>
        </w:r>
      </w:del>
      <w:del w:id="427" w:author="Jia Ang Ou" w:date="2020-02-27T16:41:00Z">
        <w:r>
          <w:delText>s</w:delText>
        </w:r>
      </w:del>
      <w:r>
        <w:t xml:space="preserve"> provid</w:t>
      </w:r>
      <w:ins w:id="428" w:author="." w:date="2020-02-12T21:44:00Z">
        <w:r>
          <w:t>ing</w:t>
        </w:r>
      </w:ins>
      <w:del w:id="429" w:author="." w:date="2020-02-12T21:44:00Z">
        <w:r>
          <w:delText>es</w:delText>
        </w:r>
      </w:del>
      <w:r>
        <w:t xml:space="preserve"> direct evidence for a strong per capita effect of predators on pest</w:t>
      </w:r>
      <w:ins w:id="430" w:author="." w:date="2020-02-14T21:43:00Z">
        <w:r>
          <w:t>s</w:t>
        </w:r>
      </w:ins>
      <w:del w:id="431" w:author="." w:date="2020-02-12T21:40:00Z">
        <w:r>
          <w:delText>s</w:delText>
        </w:r>
      </w:del>
      <w:r>
        <w:t xml:space="preserve"> regardless of farm type</w:t>
      </w:r>
      <w:ins w:id="432" w:author="." w:date="2020-02-12T21:44:00Z">
        <w:r>
          <w:t>.</w:t>
        </w:r>
      </w:ins>
      <w:del w:id="433" w:author="." w:date="2020-02-12T21:44:00Z">
        <w:r>
          <w:delText>, highlighting the important functional roles of generalist predators in rice agro-ecosystems.</w:delText>
        </w:r>
      </w:del>
      <w:r>
        <w:t xml:space="preserve">  </w:t>
      </w:r>
      <w:del w:id="434" w:author="." w:date="2020-02-12T21:44:00Z">
        <w:r>
          <w:delText xml:space="preserve">In </w:delText>
        </w:r>
        <w:r>
          <w:delText>addition</w:delText>
        </w:r>
      </w:del>
      <w:ins w:id="435" w:author="." w:date="2020-02-12T21:44:00Z">
        <w:r>
          <w:t>Moreover</w:t>
        </w:r>
      </w:ins>
      <w:r>
        <w:t xml:space="preserve">, pest consumption by predators increased over crop stage (Fig. 3), </w:t>
      </w:r>
      <w:commentRangeStart w:id="436"/>
      <w:ins w:id="437" w:author="." w:date="2020-02-12T21:44:00Z">
        <w:r>
          <w:t>highlighting the important functional rol</w:t>
        </w:r>
      </w:ins>
      <w:r>
        <w:t>e</w:t>
      </w:r>
      <w:commentRangeEnd w:id="436"/>
      <w:r>
        <w:commentReference w:id="436"/>
      </w:r>
      <w:ins w:id="438" w:author="." w:date="2020-02-12T21:44:00Z">
        <w:r>
          <w:t xml:space="preserve"> of generalist predators in rice agro-ecosystems over tim</w:t>
        </w:r>
      </w:ins>
      <w:r>
        <w:t>e</w:t>
      </w:r>
      <w:ins w:id="439" w:author="." w:date="2020-02-12T21:44:00Z">
        <w:r>
          <w:t xml:space="preserve">. </w:t>
        </w:r>
      </w:ins>
      <w:commentRangeStart w:id="440"/>
      <w:del w:id="441" w:author="." w:date="2020-02-12T21:46:00Z">
        <w:r>
          <w:delText>indicating an increasing biocontrol efficac</w:delText>
        </w:r>
      </w:del>
      <w:proofErr w:type="spellStart"/>
      <w:proofErr w:type="gramStart"/>
      <w:r>
        <w:t>y</w:t>
      </w:r>
      <w:proofErr w:type="gramEnd"/>
      <w:del w:id="442" w:author="." w:date="2020-02-12T21:46:00Z">
        <w:r>
          <w:delText xml:space="preserve"> of these predators ove</w:delText>
        </w:r>
        <w:r>
          <w:delText>r time.</w:delText>
        </w:r>
      </w:del>
      <w:commentRangeEnd w:id="440"/>
      <w:r>
        <w:commentReference w:id="440"/>
      </w:r>
    </w:p>
    <w:p w:rsidR="005357EF" w:rsidRDefault="00115E1E">
      <w:pPr>
        <w:pStyle w:val="a6"/>
        <w:spacing w:line="480" w:lineRule="auto"/>
        <w:ind w:left="0" w:firstLine="482"/>
      </w:pPr>
      <w:r>
        <w:t>Contrasting</w:t>
      </w:r>
      <w:proofErr w:type="spellEnd"/>
      <w:r>
        <w:t xml:space="preserve"> to previous studies based on snap-shot observations or experimental </w:t>
      </w:r>
      <w:r>
        <w:lastRenderedPageBreak/>
        <w:t xml:space="preserve">manipulations of certain predator </w:t>
      </w:r>
      <w:proofErr w:type="spellStart"/>
      <w:r>
        <w:t>taxon</w:t>
      </w:r>
      <w:proofErr w:type="spellEnd"/>
      <w:r>
        <w:t xml:space="preserve"> </w:t>
      </w:r>
      <w:r w:rsidR="005357EF">
        <w:fldChar w:fldCharType="begin"/>
      </w:r>
      <w:r>
        <w:instrText xml:space="preserve"> ADDIN EN.CITE &lt;EndNote&gt;&lt;Cite  &gt;&lt;Author&gt;Birkhofer&lt;/Author&gt;&lt;Year&gt;2008&lt;/Year&gt;&lt;RecNum&gt;789&lt;/RecNum&gt;&lt;DisplayText&gt;(Birkhofer et al.</w:instrText>
      </w:r>
      <w:r>
        <w:instrText xml:space="preserve"> 2008)&lt;/DisplayText&gt;&lt;record&gt;&lt;rec-number&gt;789&lt;/rec-number&gt;&lt;foreign-keys&gt;&lt;key app="EN" db-id="s2a9tdf5ptxsr1ex5t7x9av4z2zfr0vx0dev" timestamp="1565022125"&gt;789&lt;/key&gt;&lt;/foreign-keys&gt;&lt;ref-type name="Journal Article"&gt;17&lt;/ref-type&gt;&lt;contributors&gt;&lt;authors&gt;&lt;author&gt;Bir</w:instrText>
      </w:r>
      <w:r>
        <w:instrText xml:space="preserve">khofer, K.&lt;/author&gt;&lt;author&gt;Fliessbach, A.&lt;/author&gt;&lt;author&gt;Wise, D. H.&lt;/author&gt;&lt;author&gt;Scheu, S.&lt;/author&gt;&lt;/authors&gt;&lt;/contributors&gt;&lt;auth-address&gt;Tech Univ Darmstadt, Dept Anim Ecol, Darmstadt, Germany&amp;#13;Res Inst Organ Agr FiBL, Frick, Switzerland&amp;#13;Univ </w:instrText>
      </w:r>
      <w:r>
        <w:instrText>Illinois, Dept Biol Sci, Chicago, IL 60680 USA&amp;#13;Univ Illinois, Inst Environm Sci &amp;amp; Policy, Chicago, IL 60680 USA&lt;/auth-address&gt;&lt;titles&gt;&lt;title&gt;Generalist predators in organically and conventionally managed grass-clover fields: implications for conser</w:instrText>
      </w:r>
      <w:r>
        <w:instrText>vation biological control&lt;/title&gt;&lt;secondary-title&gt;Annals of Applied Biology&lt;/secondary-title&gt;&lt;alt-title&gt;Ann Appl Biol&lt;/alt-title&gt;&lt;/titles&gt;&lt;periodical&gt;&lt;full-title&gt;Annals of Applied Biology&lt;/full-title&gt;&lt;abbr-1&gt;Ann Appl Biol&lt;/abbr-1&gt;&lt;/periodical&gt;&lt;alt-periodic</w:instrText>
      </w:r>
      <w:r>
        <w:instrText>al&gt;&lt;full-title&gt;Annals of Applied Biology&lt;/full-title&gt;&lt;abbr-1&gt;Ann Appl Biol&lt;/abbr-1&gt;&lt;/alt-periodical&gt;&lt;pages&gt;271-280&lt;/pages&gt;&lt;volume&gt;153&lt;/volume&gt;&lt;number&gt;2&lt;/number&gt;&lt;keywords&gt;&lt;keyword&gt;araneae&lt;/keyword&gt;&lt;keyword&gt;carabidae&lt;/keyword&gt;&lt;keyword&gt;dok trial&lt;/keyword&gt;&lt;key</w:instrText>
      </w:r>
      <w:r>
        <w:instrText>word&gt;farming system&lt;/keyword&gt;&lt;keyword&gt;intraguild interactions&lt;/keyword&gt;&lt;keyword&gt;natural enemies&lt;/keyword&gt;&lt;keyword&gt;organic farming&lt;/keyword&gt;&lt;keyword&gt;winter-wheat&lt;/keyword&gt;&lt;keyword&gt;southern england&lt;/keyword&gt;&lt;keyword&gt;farming systems&lt;/keyword&gt;&lt;keyword&gt;food-web</w:instrText>
      </w:r>
      <w:r>
        <w:instrText>&lt;/keyword&gt;&lt;keyword&gt;spider populations&lt;/keyword&gt;&lt;keyword&gt;trophic cascades&lt;/keyword&gt;&lt;keyword&gt;landscape&lt;/keyword&gt;&lt;keyword&gt;prey&lt;/keyword&gt;&lt;keyword&gt;biodiversity&lt;/keyword&gt;&lt;keyword&gt;agriculture&lt;/keyword&gt;&lt;/keywords&gt;&lt;dates&gt;&lt;year&gt;2008&lt;/year&gt;&lt;/dates&gt;&lt;isbn&gt;0003-4746&lt;/is</w:instrText>
      </w:r>
      <w:r>
        <w:instrText>bn&gt;&lt;accession-num&gt;WOS:000260093700013&lt;/accession-num&gt;&lt;urls&gt;&lt;related-urls&gt;&lt;url&gt;&amp;lt;Go to ISI&amp;gt;://WOS:000260093700013&lt;/url&gt;&lt;/related-urls&gt;&lt;/urls&gt;&lt;electronic-resource-num&gt;10.1111/j.1744-7348.2008.00257.x&lt;/electronic-resource-num&gt;&lt;language&gt;English&lt;/language&gt;</w:instrText>
      </w:r>
      <w:r>
        <w:instrText>&lt;/record&gt;&lt;/Cite&gt;&lt;/EndNote&gt;</w:instrText>
      </w:r>
      <w:r w:rsidR="005357EF">
        <w:fldChar w:fldCharType="separate"/>
      </w:r>
      <w:r>
        <w:t>(Birkhofer et al. 2008)</w:t>
      </w:r>
      <w:r w:rsidR="005357EF">
        <w:fldChar w:fldCharType="end"/>
      </w:r>
      <w:r>
        <w:t>, our stable isotope approach over crop stage reveals temporal variation</w:t>
      </w:r>
      <w:ins w:id="443" w:author="." w:date="2020-02-12T21:49:00Z">
        <w:r>
          <w:t>s</w:t>
        </w:r>
      </w:ins>
      <w:r>
        <w:t xml:space="preserve"> in </w:t>
      </w:r>
      <w:proofErr w:type="spellStart"/>
      <w:ins w:id="444" w:author="." w:date="2020-02-12T21:49:00Z">
        <w:r>
          <w:t>trophic</w:t>
        </w:r>
        <w:proofErr w:type="spellEnd"/>
        <w:r>
          <w:t xml:space="preserve"> dynamics of generalist</w:t>
        </w:r>
      </w:ins>
      <w:r>
        <w:t xml:space="preserve"> predators</w:t>
      </w:r>
      <w:del w:id="445" w:author="." w:date="2020-02-12T21:49:00Z">
        <w:r>
          <w:delText>’ biocontro</w:delText>
        </w:r>
      </w:del>
      <w:del w:id="446" w:author="Jia Ang Ou" w:date="2020-02-27T16:46:00Z">
        <w:r>
          <w:delText>l</w:delText>
        </w:r>
      </w:del>
      <w:del w:id="447" w:author="." w:date="2020-02-12T21:49:00Z">
        <w:r>
          <w:delText xml:space="preserve"> roles</w:delText>
        </w:r>
      </w:del>
      <w:r>
        <w:t xml:space="preserve"> under natural settings.  Namely, generalist predators consumed highe</w:t>
      </w:r>
      <w:r>
        <w:t>r</w:t>
      </w:r>
      <w:ins w:id="448" w:author="." w:date="2020-02-12T21:50:00Z">
        <w:r>
          <w:t xml:space="preserve"> proportion</w:t>
        </w:r>
      </w:ins>
      <w:ins w:id="449" w:author="Jia Ang Ou" w:date="2020-02-27T16:46:00Z">
        <w:r>
          <w:t>s</w:t>
        </w:r>
      </w:ins>
      <w:del w:id="450" w:author="." w:date="2020-02-12T21:50:00Z">
        <w:r>
          <w:delText xml:space="preserve"> amounts</w:delText>
        </w:r>
      </w:del>
      <w:r>
        <w:t xml:space="preserve"> of pest</w:t>
      </w:r>
      <w:ins w:id="451" w:author="." w:date="2020-02-12T21:51:00Z">
        <w:r>
          <w:t xml:space="preserve"> specie</w:t>
        </w:r>
      </w:ins>
      <w:r>
        <w:t>s</w:t>
      </w:r>
      <w:del w:id="452" w:author="." w:date="2020-02-12T21:51:00Z">
        <w:r>
          <w:delText>s</w:delText>
        </w:r>
      </w:del>
      <w:ins w:id="453" w:author="." w:date="2020-02-12T21:50:00Z">
        <w:del w:id="454" w:author="Jia Ang Ou" w:date="2020-02-27T16:46:00Z">
          <w:r>
            <w:delText xml:space="preserve"> in the diet</w:delText>
          </w:r>
        </w:del>
      </w:ins>
      <w:r>
        <w:t xml:space="preserve"> at later crop stages (Fig. 3 and 4).  This may be due to the feeding nature of generalist predators, whose diet composition could depend on the availability of prey items </w:t>
      </w:r>
      <w:r w:rsidR="005357EF">
        <w:fldChar w:fldCharType="begin"/>
      </w:r>
      <w:r>
        <w:instrText xml:space="preserve"> ADDIN EN.CITE &lt;EndNote&gt;&lt;Cite  &gt;&lt;</w:instrText>
      </w:r>
      <w:r>
        <w:instrText>Author&gt;Kiritani&lt;/Author&gt;&lt;Year&gt;1972&lt;/Year&gt;&lt;RecNum&gt;790&lt;/RecNum&gt;&lt;DisplayText&gt;(Kiritani et al. 1972; Nyffeler 1999)&lt;/DisplayText&gt;&lt;record&gt;&lt;rec-number&gt;790&lt;/rec-number&gt;&lt;foreign-keys&gt;&lt;key app="EN" db-id="s2a9tdf5ptxsr1ex5t7x9av4z2zfr0vx0dev" timestamp="1565022251"</w:instrText>
      </w:r>
      <w:r>
        <w:instrText>&gt;790&lt;/key&gt;&lt;/foreign-keys&gt;&lt;ref-type name="Journal Article"&gt;17&lt;/ref-type&gt;&lt;contributors&gt;&lt;authors&gt;&lt;author&gt;Kiritani, K.&lt;/author&gt;&lt;author&gt;S. Kawahara&lt;/author&gt;&lt;author&gt;T. Sasaba&lt;/author&gt;&lt;author&gt;F. Nakasuji&lt;/author&gt;&lt;/authors&gt;&lt;/contributors&gt;&lt;titles&gt;&lt;title&gt;&lt;style face</w:instrText>
      </w:r>
      <w:r>
        <w:instrText>="normal" font="default" size="100%"&gt;Quantitative evaluation of predation by spiders on the green rice leafhopper, &lt;/style&gt;&lt;style face="italic" font="default" size="100%"&gt;Nephotettix cincticeps&lt;/style&gt;&lt;style face="normal" font="default" size="100%"&gt; Uhler,</w:instrText>
      </w:r>
      <w:r>
        <w:instrText xml:space="preserve"> by a sight-count method&lt;/style&gt;&lt;/title&gt;&lt;secondary-title&gt;Researches on Population Ecology &lt;/secondary-title&gt;&lt;/titles&gt;&lt;periodical&gt;&lt;full-title&gt;Researches on Population Ecology&lt;/full-title&gt;&lt;/periodical&gt;&lt;pages&gt;187-200&lt;/pages&gt;&lt;volume&gt;13&lt;/volume&gt;&lt;dates&gt;&lt;year&gt;197</w:instrText>
      </w:r>
      <w:r>
        <w:instrText>2&lt;/year&gt;&lt;/dates&gt;&lt;urls/&gt;&lt;/record&gt;&lt;/Cite&gt;&lt;Cite  &gt;&lt;Author&gt;Nyffeler&lt;/Author&gt;&lt;Year&gt;1999&lt;/Year&gt;&lt;RecNum&gt;791&lt;/RecNum&gt;&lt;record&gt;&lt;rec-number&gt;791&lt;/rec-number&gt;&lt;foreign-keys&gt;&lt;key app="EN" db-id="s2a9tdf5ptxsr1ex5t7x9av4z2zfr0vx0dev" timestamp="1565022398"&gt;791&lt;/key&gt;&lt;/fore</w:instrText>
      </w:r>
      <w:r>
        <w:instrText>ign-keys&gt;&lt;ref-type name="Journal Article"&gt;17&lt;/ref-type&gt;&lt;contributors&gt;&lt;authors&gt;&lt;author&gt;Nyffeler, M.&lt;/author&gt;&lt;/authors&gt;&lt;/contributors&gt;&lt;auth-address&gt;Univ Bern, Inst Zool, Div Ecol, CH-3012 Bern, Switzerland&lt;/auth-address&gt;&lt;titles&gt;&lt;title&gt;Prey selection of spide</w:instrText>
      </w:r>
      <w:r>
        <w:instrText>rs in the field&lt;/title&gt;&lt;secondary-title&gt;Journal of Arachnology&lt;/secondary-title&gt;&lt;alt-title&gt;J Arachnol&lt;/alt-title&gt;&lt;/titles&gt;&lt;periodical&gt;&lt;full-title&gt;Journal of Arachnology&lt;/full-title&gt;&lt;abbr-1&gt;J Arachnol&lt;/abbr-1&gt;&lt;/periodical&gt;&lt;alt-periodical&gt;&lt;full-title&gt;Journal</w:instrText>
      </w:r>
      <w:r>
        <w:instrText xml:space="preserve"> of Arachnology&lt;/full-title&gt;&lt;abbr-1&gt;J Arachnol&lt;/abbr-1&gt;&lt;/alt-periodical&gt;&lt;pages&gt;317-324&lt;/pages&gt;&lt;volume&gt;27&lt;/volume&gt;&lt;number&gt;1&lt;/number&gt;&lt;keywords&gt;&lt;keyword&gt;tetragnatha-laboriosa araneae&lt;/keyword&gt;&lt;keyword&gt;cotton fleahopper hemiptera&lt;/keyword&gt;&lt;keyword&gt;peucetia-vir</w:instrText>
      </w:r>
      <w:r>
        <w:instrText>idans araneae&lt;/keyword&gt;&lt;keyword&gt;striped lynx spider&lt;/keyword&gt;&lt;keyword&gt;winter-wheat fields&lt;/keyword&gt;&lt;keyword&gt;texas cotton&lt;/keyword&gt;&lt;keyword&gt;wolf spiders&lt;/keyword&gt;&lt;keyword&gt;predatory importance&lt;/keyword&gt;&lt;keyword&gt;feeding-behavior&lt;/keyword&gt;&lt;keyword&gt;oxyopes-salt</w:instrText>
      </w:r>
      <w:r>
        <w:instrText>icus&lt;/keyword&gt;&lt;/keywords&gt;&lt;dates&gt;&lt;year&gt;1999&lt;/year&gt;&lt;/dates&gt;&lt;isbn&gt;0161-8202&lt;/isbn&gt;&lt;accession-num&gt;WOS:000082213100047&lt;/accession-num&gt;&lt;urls&gt;&lt;related-urls&gt;&lt;url&gt;&amp;lt;Go to ISI&amp;gt;://WOS:000082213100047&lt;/url&gt;&lt;/related-urls&gt;&lt;/urls&gt;&lt;language&gt;English&lt;/language&gt;&lt;/recor</w:instrText>
      </w:r>
      <w:r>
        <w:instrText>d&gt;&lt;/Cite&gt;&lt;/EndNote&gt;</w:instrText>
      </w:r>
      <w:r w:rsidR="005357EF">
        <w:fldChar w:fldCharType="separate"/>
      </w:r>
      <w:r>
        <w:t>(Kiritani et al. 1972; Nyffeler 1999)</w:t>
      </w:r>
      <w:r w:rsidR="005357EF">
        <w:fldChar w:fldCharType="end"/>
      </w:r>
      <w:r>
        <w:t>.  In our study sites, the relative abundance of rice herbivores increased as the crop developed</w:t>
      </w:r>
      <w:del w:id="455" w:author="." w:date="2020-02-12T21:53:00Z">
        <w:r>
          <w:delText>,</w:delText>
        </w:r>
      </w:del>
      <w:r>
        <w:t xml:space="preserve"> compar</w:t>
      </w:r>
      <w:ins w:id="456" w:author="." w:date="2020-02-12T21:52:00Z">
        <w:r>
          <w:t>ed</w:t>
        </w:r>
      </w:ins>
      <w:del w:id="457" w:author="." w:date="2020-02-12T21:52:00Z">
        <w:r>
          <w:delText>ing</w:delText>
        </w:r>
      </w:del>
      <w:r>
        <w:t xml:space="preserve"> with that of tourist herbivores and </w:t>
      </w:r>
      <w:proofErr w:type="spellStart"/>
      <w:r>
        <w:t>detritivores</w:t>
      </w:r>
      <w:proofErr w:type="spellEnd"/>
      <w:r>
        <w:t xml:space="preserve"> (Appendix S1: Fig. S2).  Accordingly, </w:t>
      </w:r>
      <w:r>
        <w:t>the predators consumed more rice herbivores when herbivore abundance was high (Appendix S1: Fig. S3).  This finding suggests that</w:t>
      </w:r>
      <w:ins w:id="458" w:author="." w:date="2020-02-12T21:54:00Z">
        <w:r>
          <w:t xml:space="preserve"> generalist predators are capable of tracking pest populations an</w:t>
        </w:r>
      </w:ins>
      <w:r>
        <w:t>d</w:t>
      </w:r>
      <w:ins w:id="459" w:author="." w:date="2020-02-12T21:56:00Z">
        <w:r>
          <w:t xml:space="preserve"> increasin</w:t>
        </w:r>
      </w:ins>
      <w:r>
        <w:t>g</w:t>
      </w:r>
      <w:ins w:id="460" w:author="." w:date="2020-02-12T21:56:00Z">
        <w:r>
          <w:t xml:space="preserve"> their consumptio</w:t>
        </w:r>
      </w:ins>
      <w:r>
        <w:t>n</w:t>
      </w:r>
      <w:ins w:id="461" w:author="." w:date="2020-02-12T21:56:00Z">
        <w:r>
          <w:t xml:space="preserve"> on pests accordingly</w:t>
        </w:r>
      </w:ins>
      <w:r>
        <w:t>.</w:t>
      </w:r>
      <w:ins w:id="462" w:author="." w:date="2020-02-12T21:54:00Z">
        <w:r>
          <w:t xml:space="preserve"> </w:t>
        </w:r>
        <w:commentRangeStart w:id="463"/>
        <w:commentRangeStart w:id="464"/>
        <w:commentRangeStart w:id="465"/>
        <w:r>
          <w:t>Therefor</w:t>
        </w:r>
      </w:ins>
      <w:r>
        <w:t>e</w:t>
      </w:r>
      <w:ins w:id="466" w:author="." w:date="2020-02-12T21:56:00Z">
        <w:r>
          <w:t xml:space="preserve">, </w:t>
        </w:r>
      </w:ins>
      <w:r>
        <w:t>farming practices promoting generalist predators in early crop season will likely benefit pest control in later season</w:t>
      </w:r>
      <w:ins w:id="467" w:author="." w:date="2020-02-12T21:57:00Z">
        <w:r>
          <w:t xml:space="preserve"> when pest populations build up</w:t>
        </w:r>
      </w:ins>
      <w:commentRangeEnd w:id="463"/>
      <w:r>
        <w:commentReference w:id="463"/>
      </w:r>
      <w:commentRangeEnd w:id="464"/>
      <w:r>
        <w:commentReference w:id="464"/>
      </w:r>
      <w:commentRangeEnd w:id="465"/>
      <w:r>
        <w:commentReference w:id="465"/>
      </w:r>
      <w:del w:id="468" w:author="." w:date="2020-02-12T21:57:00Z">
        <w:r>
          <w:delText>.</w:delText>
        </w:r>
      </w:del>
    </w:p>
    <w:p w:rsidR="005357EF" w:rsidRDefault="00115E1E">
      <w:pPr>
        <w:pStyle w:val="a6"/>
        <w:spacing w:line="480" w:lineRule="auto"/>
        <w:ind w:left="0" w:firstLine="482"/>
        <w:rPr>
          <w:color w:val="FF0000"/>
          <w:u w:color="FF0000"/>
        </w:rPr>
      </w:pPr>
      <w:r>
        <w:rPr>
          <w:color w:val="FF0000"/>
          <w:u w:color="FF0000"/>
        </w:rPr>
        <w:br/>
      </w:r>
      <w:commentRangeStart w:id="469"/>
    </w:p>
    <w:p w:rsidR="005357EF" w:rsidRDefault="00115E1E">
      <w:pPr>
        <w:spacing w:line="480" w:lineRule="auto"/>
        <w:jc w:val="center"/>
        <w:rPr>
          <w:b/>
          <w:bCs/>
          <w:i/>
          <w:iCs/>
        </w:rPr>
      </w:pPr>
      <w:r>
        <w:rPr>
          <w:b/>
          <w:bCs/>
          <w:i/>
          <w:iCs/>
        </w:rPr>
        <w:t xml:space="preserve">Effect of alternative prey </w:t>
      </w:r>
      <w:commentRangeEnd w:id="469"/>
      <w:r>
        <w:commentReference w:id="469"/>
      </w:r>
      <w:r>
        <w:rPr>
          <w:b/>
          <w:bCs/>
          <w:i/>
          <w:iCs/>
        </w:rPr>
        <w:t xml:space="preserve">on </w:t>
      </w:r>
      <w:del w:id="470" w:author="." w:date="2020-02-13T08:55:00Z">
        <w:r>
          <w:rPr>
            <w:b/>
            <w:bCs/>
            <w:i/>
            <w:iCs/>
          </w:rPr>
          <w:delText>biocontrol efficacy</w:delText>
        </w:r>
      </w:del>
      <w:ins w:id="471" w:author="." w:date="2020-02-13T08:55:00Z">
        <w:r>
          <w:rPr>
            <w:b/>
            <w:bCs/>
            <w:i/>
            <w:iCs/>
          </w:rPr>
          <w:t>pest consumption</w:t>
        </w:r>
      </w:ins>
      <w:r>
        <w:rPr>
          <w:b/>
          <w:bCs/>
          <w:i/>
          <w:iCs/>
        </w:rPr>
        <w:t xml:space="preserve"> </w:t>
      </w:r>
    </w:p>
    <w:p w:rsidR="005357EF" w:rsidRDefault="00115E1E">
      <w:pPr>
        <w:spacing w:line="480" w:lineRule="auto"/>
        <w:ind w:firstLine="480"/>
      </w:pPr>
      <w:r>
        <w:t xml:space="preserve">While arthropod </w:t>
      </w:r>
      <w:r>
        <w:t>generalist predators are ubiquitous</w:t>
      </w:r>
      <w:ins w:id="472" w:author="." w:date="2020-02-14T21:46:00Z">
        <w:r>
          <w:t xml:space="preserve"> in agricultural lands</w:t>
        </w:r>
      </w:ins>
      <w:r>
        <w:t xml:space="preserve">, their </w:t>
      </w:r>
      <w:del w:id="473" w:author="." w:date="2020-02-13T08:56:00Z">
        <w:r>
          <w:delText xml:space="preserve">biocontrol </w:delText>
        </w:r>
      </w:del>
      <w:r>
        <w:t>potential</w:t>
      </w:r>
      <w:ins w:id="474" w:author="." w:date="2020-02-13T08:56:00Z">
        <w:r>
          <w:t xml:space="preserve"> as </w:t>
        </w:r>
        <w:proofErr w:type="spellStart"/>
        <w:r>
          <w:t>biocontro</w:t>
        </w:r>
      </w:ins>
      <w:r>
        <w:t>l</w:t>
      </w:r>
      <w:proofErr w:type="spellEnd"/>
      <w:ins w:id="475" w:author="." w:date="2020-02-13T08:56:00Z">
        <w:r>
          <w:t xml:space="preserve"> agents</w:t>
        </w:r>
      </w:ins>
      <w:r>
        <w:t xml:space="preserve"> has been questioned because they </w:t>
      </w:r>
      <w:ins w:id="476" w:author="." w:date="2020-02-14T21:47:00Z">
        <w:del w:id="477" w:author="Jia Ang Ou" w:date="2020-02-27T16:49:00Z">
          <w:r>
            <w:delText>could</w:delText>
          </w:r>
        </w:del>
      </w:ins>
      <w:ins w:id="478" w:author="Jia Ang Ou" w:date="2020-02-27T16:49:00Z">
        <w:r>
          <w:t>can</w:t>
        </w:r>
      </w:ins>
      <w:ins w:id="479" w:author="." w:date="2020-02-14T21:47:00Z">
        <w:r>
          <w:t xml:space="preserve"> </w:t>
        </w:r>
      </w:ins>
      <w:r>
        <w:t>feed</w:t>
      </w:r>
      <w:ins w:id="480" w:author="Jia Ang Ou" w:date="2020-02-27T16:50:00Z">
        <w:r>
          <w:t xml:space="preserve"> on</w:t>
        </w:r>
      </w:ins>
      <w:r>
        <w:t xml:space="preserve"> </w:t>
      </w:r>
      <w:ins w:id="481" w:author="Jia Ang Ou" w:date="2020-02-27T16:49:00Z">
        <w:r>
          <w:t>non-t</w:t>
        </w:r>
      </w:ins>
      <w:del w:id="482" w:author="Jia Ang Ou" w:date="2020-02-27T16:49:00Z">
        <w:r>
          <w:delText>on more than t</w:delText>
        </w:r>
      </w:del>
      <w:r>
        <w:t>arget</w:t>
      </w:r>
      <w:del w:id="483" w:author="Jia Ang Ou" w:date="2020-02-27T16:50:00Z">
        <w:r>
          <w:delText>ed</w:delText>
        </w:r>
      </w:del>
      <w:r>
        <w:t xml:space="preserve"> </w:t>
      </w:r>
      <w:del w:id="484" w:author="Jia Ang Ou" w:date="2020-02-27T16:50:00Z">
        <w:r>
          <w:delText>pests</w:delText>
        </w:r>
      </w:del>
      <w:ins w:id="485" w:author="Jia Ang Ou" w:date="2020-02-27T16:50:00Z">
        <w:r>
          <w:t>species</w:t>
        </w:r>
      </w:ins>
      <w:r>
        <w:t>.  In our study, although the predators did feed on alternat</w:t>
      </w:r>
      <w:r>
        <w:t xml:space="preserve">ive prey, they still exerted strong per capita effect on pests — rice herbivores accounted for 90-93% of predators’ diet at ripening stage, which is the </w:t>
      </w:r>
      <w:commentRangeStart w:id="486"/>
      <w:r>
        <w:t>critical period</w:t>
      </w:r>
      <w:commentRangeEnd w:id="486"/>
      <w:r>
        <w:commentReference w:id="486"/>
      </w:r>
      <w:r>
        <w:t xml:space="preserve"> for crop production (Fig. 3; Appendix S1: Table S3).  This finding echoes the undera</w:t>
      </w:r>
      <w:r>
        <w:t xml:space="preserve">ppreciated </w:t>
      </w:r>
      <w:del w:id="487" w:author="Jia Ang Ou" w:date="2020-02-27T16:51:00Z">
        <w:r>
          <w:delText>aspect</w:delText>
        </w:r>
      </w:del>
      <w:ins w:id="488" w:author="Jia Ang Ou" w:date="2020-02-27T16:51:00Z">
        <w:r>
          <w:t>notion</w:t>
        </w:r>
      </w:ins>
      <w:r>
        <w:t xml:space="preserve"> that generalist predators, compared to specialist predators (e.g., parasitoids), </w:t>
      </w:r>
      <w:del w:id="489" w:author="Jia Ang Ou" w:date="2020-02-27T16:51:00Z">
        <w:r>
          <w:delText>could</w:delText>
        </w:r>
      </w:del>
      <w:ins w:id="490" w:author="Jia Ang Ou" w:date="2020-02-27T16:51:00Z">
        <w:r>
          <w:t>can</w:t>
        </w:r>
      </w:ins>
      <w:r>
        <w:t xml:space="preserve"> provide </w:t>
      </w:r>
      <w:commentRangeStart w:id="491"/>
      <w:commentRangeStart w:id="492"/>
      <w:r>
        <w:t xml:space="preserve">more effective </w:t>
      </w:r>
      <w:proofErr w:type="spellStart"/>
      <w:r>
        <w:t>biocontrol</w:t>
      </w:r>
      <w:proofErr w:type="spellEnd"/>
      <w:r>
        <w:t xml:space="preserve"> service over time </w:t>
      </w:r>
      <w:commentRangeEnd w:id="491"/>
      <w:r>
        <w:commentReference w:id="491"/>
      </w:r>
      <w:commentRangeEnd w:id="492"/>
      <w:r>
        <w:commentReference w:id="492"/>
      </w:r>
      <w:r>
        <w:t xml:space="preserve">because they can maintain their populations by feeding on alternative prey when targeted pest density is low, and increase in pest </w:t>
      </w:r>
      <w:r>
        <w:lastRenderedPageBreak/>
        <w:t xml:space="preserve">consumption rapidly when pest density rises </w:t>
      </w:r>
      <w:r w:rsidR="005357EF">
        <w:fldChar w:fldCharType="begin"/>
      </w:r>
      <w:r>
        <w:instrText xml:space="preserve"> ADDIN EN.CITE &lt;EndNote&gt;&lt;Cite  &gt;&lt;Author&gt;Murdoch&lt;/Author&gt;&lt;Year&gt;1985&lt;/Year&gt;&lt;RecNum&gt;</w:instrText>
      </w:r>
      <w:r>
        <w:instrText>98&lt;/RecNum&gt;&lt;DisplayText&gt;(Murdoch, Chesson &amp; Chesson 1985; Symondson, Sunderland &amp; Greenstone 2002)&lt;/DisplayText&gt;&lt;record&gt;&lt;rec-number&gt;98&lt;/rec-number&gt;&lt;foreign-keys&gt;&lt;key app="EN" db-id="s2a9tdf5ptxsr1ex5t7x9av4z2zfr0vx0dev" timestamp="0"&gt;98&lt;/key&gt;&lt;/foreign-keys</w:instrText>
      </w:r>
      <w:r>
        <w:instrText>&gt;&lt;ref-type name="Journal Article"&gt;17&lt;/ref-type&gt;&lt;contributors&gt;&lt;authors&gt;&lt;author&gt;Murdoch, William W.&lt;/author&gt;&lt;author&gt;Chesson, Jean&lt;/author&gt;&lt;author&gt;Chesson, Peter L.&lt;/author&gt;&lt;/authors&gt;&lt;/contributors&gt;&lt;titles&gt;&lt;title&gt;Biological control in theory and practice&lt;/tit</w:instrText>
      </w:r>
      <w:r>
        <w:instrText>le&gt;&lt;secondary-title&gt;American Naturalist&lt;/secondary-title&gt;&lt;/titles&gt;&lt;periodical&gt;&lt;full-title&gt;American Naturalist&lt;/full-title&gt;&lt;abbr-1&gt;Am Nat&lt;/abbr-1&gt;&lt;/periodical&gt;&lt;pages&gt;344-366&lt;/pages&gt;&lt;volume&gt;125&lt;/volume&gt;&lt;keywords&gt;&lt;keyword&gt;generalist, specialist, host-specific</w:instrText>
      </w:r>
      <w:r>
        <w:instrText>, biocontrol&lt;/keyword&gt;&lt;/keywords&gt;&lt;dates&gt;&lt;year&gt;1985&lt;/year&gt;&lt;/dates&gt;&lt;urls&gt;&lt;/urls&gt;&lt;/record&gt;&lt;/Cite&gt;&lt;Cite  &gt;&lt;Author&gt;Symondson&lt;/Author&gt;&lt;Year&gt;2002&lt;/Year&gt;&lt;RecNum&gt;757&lt;/RecNum&gt;&lt;record&gt;&lt;rec-number&gt;757&lt;/rec-number&gt;&lt;foreign-keys&gt;&lt;key app="EN" db-id="s2a9tdf5ptxsr1ex5t7x</w:instrText>
      </w:r>
      <w:r>
        <w:instrText>9av4z2zfr0vx0dev" timestamp="1564318795"&gt;757&lt;/key&gt;&lt;/foreign-keys&gt;&lt;ref-type name="Journal Article"&gt;17&lt;/ref-type&gt;&lt;contributors&gt;&lt;authors&gt;&lt;author&gt;Symondson, W. O. C.&lt;/author&gt;&lt;author&gt;Sunderland, K. D.&lt;/author&gt;&lt;author&gt;Greenstone, M. H.&lt;/author&gt;&lt;/authors&gt;&lt;/contri</w:instrText>
      </w:r>
      <w:r>
        <w:instrText>butors&gt;&lt;auth-address&gt;Univ Wales Coll Cardiff, Cardiff Sch Biosci, Cardiff CF10 3TL, S Glam, Wales Inst Hort Res, Dept Entomol Sci, Wellesbourne CV35 9EF, Warwick, England USDA ARS, Plant Sci &amp;amp; water Conservat Res Lab, Stillwater, OK USA&lt;/auth-address&gt;&lt;</w:instrText>
      </w:r>
      <w:r>
        <w:instrText>titles&gt;&lt;title&gt;Can generalist predators be effective biocontrol agents?&lt;/title&gt;&lt;secondary-title&gt;Annual Review of Entomology&lt;/secondary-title&gt;&lt;alt-title&gt;Annu Rev Entomol&lt;/alt-title&gt;&lt;/titles&gt;&lt;alt-periodical&gt;&lt;full-title&gt;Annual Review of Entomology, Vol 59, 201</w:instrText>
      </w:r>
      <w:r>
        <w:instrText xml:space="preserve">4&lt;/full-title&gt;&lt;abbr-1&gt;Annu Rev Entomol&lt;/abbr-1&gt;&lt;/alt-periodical&gt;&lt;pages&gt;561-594&lt;/pages&gt;&lt;volume&gt;47&lt;/volume&gt;&lt;keywords&gt;&lt;keyword&gt;polyphagous predators&lt;/keyword&gt;&lt;keyword&gt;predation theory&lt;/keyword&gt;&lt;keyword&gt;generalists versus specialists&lt;/keyword&gt;&lt;keyword&gt;habitat </w:instrText>
      </w:r>
      <w:r>
        <w:instrText>manipulation&lt;/keyword&gt;&lt;keyword&gt;conservation biological control&lt;/keyword&gt;&lt;keyword&gt;colorado potato beetle&lt;/keyword&gt;&lt;keyword&gt;aphid rhopalosiphum-padi&lt;/keyword&gt;&lt;keyword&gt;pterostichus-melanarius coleoptera&lt;/keyword&gt;&lt;keyword&gt;augmentative biological-control&lt;/keywo</w:instrText>
      </w:r>
      <w:r>
        <w:instrText>rd&gt;&lt;keyword&gt;ephemeral crop habitats&lt;/keyword&gt;&lt;keyword&gt;gypsy-moth lepidoptera&lt;/keyword&gt;&lt;keyword&gt;rosy apple aphid&lt;/keyword&gt;&lt;keyword&gt;natural enemies&lt;/keyword&gt;&lt;keyword&gt;population-dynamics&lt;/keyword&gt;&lt;keyword&gt;coleomegilla-maculata&lt;/keyword&gt;&lt;/keywords&gt;&lt;dates&gt;&lt;year</w:instrText>
      </w:r>
      <w:r>
        <w:instrText>&gt;2002&lt;/year&gt;&lt;/dates&gt;&lt;isbn&gt;0066-4170&lt;/isbn&gt;&lt;accession-num&gt;WOS:000173421900019&lt;/accession-num&gt;&lt;urls&gt;&lt;related-urls&gt;&lt;url&gt;&amp;lt;Go to ISI&amp;gt;://WOS:000173421900019&lt;/url&gt;&lt;/related-urls&gt;&lt;/urls&gt;&lt;electronic-resource-num&gt;DOI 10.1146/annurev.ento.47.091201.145240&lt;/elec</w:instrText>
      </w:r>
      <w:r>
        <w:instrText>tronic-resource-num&gt;&lt;language&gt;English&lt;/language&gt;&lt;/record&gt;&lt;/Cite&gt;&lt;/EndNote&gt;</w:instrText>
      </w:r>
      <w:r w:rsidR="005357EF">
        <w:fldChar w:fldCharType="separate"/>
      </w:r>
      <w:r>
        <w:t>(Murdoch, Chesson &amp; Chesson 1985; Symondson, Sunderland &amp; Greenstone 2002)</w:t>
      </w:r>
      <w:r w:rsidR="005357EF">
        <w:fldChar w:fldCharType="end"/>
      </w:r>
      <w:r>
        <w:t xml:space="preserve">.  As the demand for </w:t>
      </w:r>
      <w:proofErr w:type="spellStart"/>
      <w:r>
        <w:t>biocontrol</w:t>
      </w:r>
      <w:proofErr w:type="spellEnd"/>
      <w:r>
        <w:t xml:space="preserve"> has increased in agriculture, we suggest that farming practitioners consi</w:t>
      </w:r>
      <w:r>
        <w:t xml:space="preserve">der the use of generalist predators as </w:t>
      </w:r>
      <w:proofErr w:type="spellStart"/>
      <w:r>
        <w:t>biocontrol</w:t>
      </w:r>
      <w:proofErr w:type="spellEnd"/>
      <w:r>
        <w:t xml:space="preserve"> agents in complement with specialist predators. </w:t>
      </w:r>
    </w:p>
    <w:p w:rsidR="005357EF" w:rsidRDefault="00115E1E">
      <w:pPr>
        <w:spacing w:line="480" w:lineRule="auto"/>
        <w:ind w:firstLine="480"/>
      </w:pPr>
      <w:r>
        <w:t>Our study demonstrates the importance of temporal</w:t>
      </w:r>
      <w:ins w:id="493" w:author="Jia Ang Ou" w:date="2020-02-27T17:09:00Z">
        <w:r>
          <w:t xml:space="preserve"> dynamics of</w:t>
        </w:r>
      </w:ins>
      <w:r>
        <w:t xml:space="preserve"> </w:t>
      </w:r>
      <w:del w:id="494" w:author="Jia Ang Ou" w:date="2020-02-27T17:08:00Z">
        <w:r>
          <w:delText>variation</w:delText>
        </w:r>
      </w:del>
      <w:ins w:id="495" w:author="." w:date="2020-02-14T22:36:00Z">
        <w:del w:id="496" w:author="Jia Ang Ou" w:date="2020-02-27T17:08:00Z">
          <w:r>
            <w:delText>s</w:delText>
          </w:r>
        </w:del>
      </w:ins>
      <w:del w:id="497" w:author="Jia Ang Ou" w:date="2020-02-27T17:08:00Z">
        <w:r>
          <w:delText xml:space="preserve"> </w:delText>
        </w:r>
      </w:del>
      <w:del w:id="498" w:author="." w:date="2020-02-14T22:36:00Z">
        <w:r>
          <w:delText>and alternative</w:delText>
        </w:r>
      </w:del>
      <w:ins w:id="499" w:author="." w:date="2020-02-14T22:36:00Z">
        <w:del w:id="500" w:author="Jia Ang Ou" w:date="2020-02-27T17:08:00Z">
          <w:r>
            <w:delText>in</w:delText>
          </w:r>
        </w:del>
      </w:ins>
      <w:del w:id="501" w:author="Jia Ang Ou" w:date="2020-02-27T17:08:00Z">
        <w:r>
          <w:delText xml:space="preserve"> </w:delText>
        </w:r>
      </w:del>
      <w:r>
        <w:t>prey</w:t>
      </w:r>
      <w:ins w:id="502" w:author="." w:date="2020-02-14T22:36:00Z">
        <w:r>
          <w:t xml:space="preserve"> populations</w:t>
        </w:r>
      </w:ins>
      <w:r>
        <w:t xml:space="preserve"> on the outcome of </w:t>
      </w:r>
      <w:del w:id="503" w:author="." w:date="2020-02-13T09:04:00Z">
        <w:r>
          <w:delText xml:space="preserve">biocontrol </w:delText>
        </w:r>
      </w:del>
      <w:ins w:id="504" w:author="." w:date="2020-02-13T09:04:00Z">
        <w:r>
          <w:t xml:space="preserve">predator-pest </w:t>
        </w:r>
        <w:del w:id="505" w:author="Jia Ang Ou" w:date="2020-02-27T17:09:00Z">
          <w:r>
            <w:delText>trophi</w:delText>
          </w:r>
        </w:del>
      </w:ins>
      <w:del w:id="506" w:author="Jia Ang Ou" w:date="2020-02-27T17:09:00Z">
        <w:r>
          <w:delText>c</w:delText>
        </w:r>
      </w:del>
      <w:ins w:id="507" w:author="." w:date="2020-02-13T09:04:00Z">
        <w:del w:id="508" w:author="Jia Ang Ou" w:date="2020-02-27T17:09:00Z">
          <w:r>
            <w:delText xml:space="preserve"> </w:delText>
          </w:r>
        </w:del>
        <w:r>
          <w:t>interactions</w:t>
        </w:r>
      </w:ins>
      <w:del w:id="509" w:author="." w:date="2020-02-13T09:04:00Z">
        <w:r>
          <w:delText>by generalist</w:delText>
        </w:r>
      </w:del>
      <w:r>
        <w:t xml:space="preserve"> </w:t>
      </w:r>
      <w:del w:id="510" w:author="." w:date="2020-02-13T09:04:00Z">
        <w:r>
          <w:delText>predators</w:delText>
        </w:r>
      </w:del>
      <w:r>
        <w:t xml:space="preserve">. </w:t>
      </w:r>
      <w:del w:id="511" w:author="Jia Ang Ou" w:date="2020-02-27T17:09:00Z">
        <w:r>
          <w:delText xml:space="preserve"> </w:delText>
        </w:r>
      </w:del>
      <w:r>
        <w:t xml:space="preserve">Despite large temporal variations in species composition in agricultural systems </w:t>
      </w:r>
      <w:r w:rsidR="005357EF">
        <w:fldChar w:fldCharType="begin"/>
      </w:r>
      <w:r>
        <w:instrText xml:space="preserve"> ADDIN EN.CITE &lt;EndNote&gt;&lt;Cite  &gt;&lt;Author&gt;Schoenly&lt;/Author&gt;&lt;Year&gt;1996&lt;/Year&gt;&lt;RecNum&gt;764&lt;/RecNum&gt;&lt;DisplayText&gt;</w:instrText>
      </w:r>
      <w:r>
        <w:instrText>(Schoenly et al. 1996; Settle et al. 1996)&lt;/DisplayText&gt;&lt;record&gt;&lt;rec-number&gt;764&lt;/rec-number&gt;&lt;foreign-keys&gt;&lt;key app="EN" db-id="s2a9tdf5ptxsr1ex5t7x9av4z2zfr0vx0dev" timestamp="1564835578"&gt;764&lt;/key&gt;&lt;/foreign-keys&gt;&lt;ref-type name="Journal Article"&gt;17&lt;/ref-typ</w:instrText>
      </w:r>
      <w:r>
        <w:instrText>e&gt;&lt;contributors&gt;&lt;authors&gt;&lt;author&gt;Schoenly, K.&lt;/author&gt;&lt;author&gt;Cohen, J. E.&lt;/author&gt;&lt;author&gt;Heong, K. L.&lt;/author&gt;&lt;author&gt;Litsinger, J. A.&lt;/author&gt;&lt;author&gt;Aquino, G. B.&lt;/author&gt;&lt;author&gt;Barrion, A. T.&lt;/author&gt;&lt;author&gt;Arida, G.&lt;/author&gt;&lt;/authors&gt;&lt;/contributors</w:instrText>
      </w:r>
      <w:r>
        <w:instrText>&gt;&lt;auth-address&gt;Rockefeller Univ,Lab Populat,New York,Ny 10021 Columbia Univ,New York,Ny 10027 Int Rice Res Inst,Los Banos,Philippines&lt;/auth-address&gt;&lt;titles&gt;&lt;title&gt;Food web dynamics of irrigated rice fields at five elevations in Luzon, Philippines&lt;/title&gt;&lt;s</w:instrText>
      </w:r>
      <w:r>
        <w:instrText>econdary-title&gt;Bulletin of Entomological Research&lt;/secondary-title&gt;&lt;alt-title&gt;B Entomol Res&lt;/alt-title&gt;&lt;/titles&gt;&lt;periodical&gt;&lt;full-title&gt;Bulletin of Entomological Research&lt;/full-title&gt;&lt;abbr-1&gt;B Entomol Res&lt;/abbr-1&gt;&lt;/periodical&gt;&lt;alt-periodical&gt;&lt;full-title&gt;Bu</w:instrText>
      </w:r>
      <w:r>
        <w:instrText>lletin of Entomological Research&lt;/full-title&gt;&lt;abbr-1&gt;B Entomol Res&lt;/abbr-1&gt;&lt;/alt-periodical&gt;&lt;pages&gt;451-466&lt;/pages&gt;&lt;volume&gt;86&lt;/volume&gt;&lt;number&gt;4&lt;/number&gt;&lt;keywords&gt;&lt;keyword&gt;no-tillage agroecosystems&lt;/keyword&gt;&lt;keyword&gt;temporal variation&lt;/keyword&gt;&lt;keyword&gt;troph</w:instrText>
      </w:r>
      <w:r>
        <w:instrText>ic structure&lt;/keyword&gt;&lt;keyword&gt;desert ecosystem&lt;/keyword&gt;&lt;keyword&gt;diversity&lt;/keyword&gt;&lt;keyword&gt;insects&lt;/keyword&gt;&lt;keyword&gt;soil&lt;/keyword&gt;&lt;keyword&gt;decomposition&lt;/keyword&gt;&lt;keyword&gt;heterogeneity&lt;/keyword&gt;&lt;keyword&gt;succession&lt;/keyword&gt;&lt;/keywords&gt;&lt;dates&gt;&lt;year&gt;1996&lt;</w:instrText>
      </w:r>
      <w:r>
        <w:instrText>/year&gt;&lt;pub-dates&gt;&lt;date&gt;Aug&lt;/date&gt;&lt;/pub-dates&gt;&lt;/dates&gt;&lt;isbn&gt;0007-4853&lt;/isbn&gt;&lt;accession-num&gt;WOS:A1996VC22600017&lt;/accession-num&gt;&lt;urls&gt;&lt;related-urls&gt;&lt;url&gt;&amp;lt;Go to ISI&amp;gt;://WOS:A1996VC22600017&lt;/url&gt;&lt;/related-urls&gt;&lt;/urls&gt;&lt;electronic-resource-num&gt;Doi 10.1017/S0</w:instrText>
      </w:r>
      <w:r>
        <w:instrText>007485300035033&lt;/electronic-resource-num&gt;&lt;language&gt;English&lt;/language&gt;&lt;/record&gt;&lt;/Cite&gt;&lt;Cite  &gt;&lt;Author&gt;Settle&lt;/Author&gt;&lt;Year&gt;1996&lt;/Year&gt;&lt;RecNum&gt;759&lt;/RecNum&gt;&lt;record&gt;&lt;rec-number&gt;759&lt;/rec-number&gt;&lt;foreign-keys&gt;&lt;key app="EN" db-id="s2a9tdf5ptxsr1ex5t7x9av4z2zfr0vx</w:instrText>
      </w:r>
      <w:r>
        <w:instrText xml:space="preserve">0dev" timestamp="1564666270"&gt;759&lt;/key&gt;&lt;/foreign-keys&gt;&lt;ref-type name="Journal Article"&gt;17&lt;/ref-type&gt;&lt;contributors&gt;&lt;authors&gt;&lt;author&gt;Settle, W. H.&lt;/author&gt;&lt;author&gt;Ariawan, H.&lt;/author&gt;&lt;author&gt;Astuti, E. T.&lt;/author&gt;&lt;author&gt;Cahyana, W.&lt;/author&gt;&lt;author&gt;Hakim, A. </w:instrText>
      </w:r>
      <w:r>
        <w:instrText xml:space="preserve">L.&lt;/author&gt;&lt;author&gt;Hindayana, D.&lt;/author&gt;&lt;author&gt;Lestari, A. S.&lt;/author&gt;&lt;author&gt;Pajarningsih&lt;/author&gt;&lt;author&gt;Sartanto&lt;/author&gt;&lt;/authors&gt;&lt;/contributors&gt;&lt;auth-address&gt;Indonesian Natl Integrated Pest Management Progra,Jakarta 12510,Indonesia Lab Pengendalian </w:instrText>
      </w:r>
      <w:r>
        <w:instrText>Hama Penyakit Tanaman Pangan,Bantul,Diy,Indonesia&lt;/auth-address&gt;&lt;titles&gt;&lt;title&gt;Managing tropical rice pests through conservation of generalist natural enemies and alternative prey&lt;/title&gt;&lt;secondary-title&gt;Ecology&lt;/secondary-title&gt;&lt;alt-title&gt;Ecology&lt;/alt-tit</w:instrText>
      </w:r>
      <w:r>
        <w:instrText>le&gt;&lt;/titles&gt;&lt;periodical&gt;&lt;full-title&gt;Ecology&lt;/full-title&gt;&lt;abbr-1&gt;Ecology&lt;/abbr-1&gt;&lt;/periodical&gt;&lt;alt-periodical&gt;&lt;full-title&gt;Ecology&lt;/full-title&gt;&lt;abbr-1&gt;Ecology&lt;/abbr-1&gt;&lt;/alt-periodical&gt;&lt;pages&gt;1975-1988&lt;/pages&gt;&lt;volume&gt;77&lt;/volume&gt;&lt;number&gt;7&lt;/number&gt;&lt;keywords&gt;&lt;ke</w:instrText>
      </w:r>
      <w:r>
        <w:instrText>yword&gt;agroecosystems, tropical rice&lt;/keyword&gt;&lt;keyword&gt;biological control&lt;/keyword&gt;&lt;keyword&gt;chironomidae&lt;/keyword&gt;&lt;keyword&gt;community dynamics&lt;/keyword&gt;&lt;keyword&gt;detritivores and plankton feeders&lt;/keyword&gt;&lt;keyword&gt;field experiment&lt;/keyword&gt;&lt;keyword&gt;green revo</w:instrText>
      </w:r>
      <w:r>
        <w:instrText>lution&lt;/keyword&gt;&lt;keyword&gt;insecticide use and pest outbreaks&lt;/keyword&gt;&lt;keyword&gt;integrated pest management&lt;/keyword&gt;&lt;keyword&gt;java, indonesia&lt;/keyword&gt;&lt;keyword&gt;rice-field ecology&lt;/keyword&gt;&lt;keyword&gt;rice landscape patterns&lt;/keyword&gt;&lt;keyword&gt;synchronous vs non-s</w:instrText>
      </w:r>
      <w:r>
        <w:instrText>ynchronous plantings&lt;/keyword&gt;&lt;keyword&gt;insecticide-induced resurgence&lt;/keyword&gt;&lt;keyword&gt;nilaparvata-lugens&lt;/keyword&gt;&lt;keyword&gt;brown planthopper&lt;/keyword&gt;&lt;keyword&gt;homoptera&lt;/keyword&gt;&lt;keyword&gt;growth&lt;/keyword&gt;&lt;/keywords&gt;&lt;dates&gt;&lt;year&gt;1996&lt;/year&gt;&lt;pub-dates&gt;&lt;date</w:instrText>
      </w:r>
      <w:r>
        <w:instrText>&gt;Oct&lt;/date&gt;&lt;/pub-dates&gt;&lt;/dates&gt;&lt;isbn&gt;0012-9658&lt;/isbn&gt;&lt;accession-num&gt;WOS:A1996VM42100003&lt;/accession-num&gt;&lt;urls&gt;&lt;related-urls&gt;&lt;url&gt;&amp;lt;Go to ISI&amp;gt;://WOS:A1996VM42100003&lt;/url&gt;&lt;/related-urls&gt;&lt;/urls&gt;&lt;electronic-resource-num&gt;Doi 10.2307/2265694&lt;/electronic-reso</w:instrText>
      </w:r>
      <w:r>
        <w:instrText>urce-num&gt;&lt;language&gt;English&lt;/language&gt;&lt;/record&gt;&lt;/Cite&gt;&lt;/EndNote&gt;</w:instrText>
      </w:r>
      <w:r w:rsidR="005357EF">
        <w:fldChar w:fldCharType="separate"/>
      </w:r>
      <w:r>
        <w:t>(Schoenly et al. 1996; Settle et al. 1996)</w:t>
      </w:r>
      <w:r w:rsidR="005357EF">
        <w:fldChar w:fldCharType="end"/>
      </w:r>
      <w:r>
        <w:t xml:space="preserve">, </w:t>
      </w:r>
      <w:del w:id="512" w:author="." w:date="2020-02-13T09:11:00Z">
        <w:r>
          <w:delText xml:space="preserve">quantitative </w:delText>
        </w:r>
      </w:del>
      <w:r>
        <w:t xml:space="preserve">studies on </w:t>
      </w:r>
      <w:ins w:id="513" w:author="." w:date="2020-02-13T09:11:00Z">
        <w:r>
          <w:t xml:space="preserve">the diet composition of </w:t>
        </w:r>
      </w:ins>
      <w:r>
        <w:t>generalist predators</w:t>
      </w:r>
      <w:del w:id="514" w:author="." w:date="2020-02-13T09:12:00Z">
        <w:r>
          <w:delText>’ diet compositio</w:delText>
        </w:r>
      </w:del>
      <w:del w:id="515" w:author="Jia Ang Ou" w:date="2020-02-27T17:09:00Z">
        <w:r>
          <w:delText>n</w:delText>
        </w:r>
      </w:del>
      <w:r>
        <w:t xml:space="preserve"> over the course of crop season have been lacking, </w:t>
      </w:r>
      <w:del w:id="516" w:author="." w:date="2020-02-14T22:38:00Z">
        <w:r>
          <w:delText>hindering</w:delText>
        </w:r>
        <w:r>
          <w:delText xml:space="preserve"> </w:delText>
        </w:r>
      </w:del>
      <w:ins w:id="517" w:author="." w:date="2020-02-14T22:38:00Z">
        <w:r>
          <w:t>hamperin</w:t>
        </w:r>
      </w:ins>
      <w:r>
        <w:t>g</w:t>
      </w:r>
      <w:ins w:id="518" w:author="." w:date="2020-02-14T22:38:00Z">
        <w:r>
          <w:t xml:space="preserve"> </w:t>
        </w:r>
      </w:ins>
      <w:r>
        <w:t xml:space="preserve">our understanding of these predators as </w:t>
      </w:r>
      <w:ins w:id="519" w:author="." w:date="2020-02-13T23:21:00Z">
        <w:r>
          <w:t xml:space="preserve">potential </w:t>
        </w:r>
      </w:ins>
      <w:proofErr w:type="spellStart"/>
      <w:r>
        <w:t>biocontrol</w:t>
      </w:r>
      <w:proofErr w:type="spellEnd"/>
      <w:r>
        <w:t xml:space="preserve"> agents.  In this study, our quantitative results not only show an increasing </w:t>
      </w:r>
      <w:del w:id="520" w:author="." w:date="2020-02-13T09:13:00Z">
        <w:r>
          <w:delText>biocontrol potential</w:delText>
        </w:r>
      </w:del>
      <w:ins w:id="521" w:author="." w:date="2020-02-13T09:13:00Z">
        <w:r>
          <w:t>pest consumption</w:t>
        </w:r>
      </w:ins>
      <w:r>
        <w:t xml:space="preserve"> </w:t>
      </w:r>
      <w:ins w:id="522" w:author="." w:date="2020-02-13T09:13:00Z">
        <w:r>
          <w:t>by</w:t>
        </w:r>
      </w:ins>
      <w:del w:id="523" w:author="." w:date="2020-02-13T09:13:00Z">
        <w:r>
          <w:delText>of</w:delText>
        </w:r>
      </w:del>
      <w:r>
        <w:t xml:space="preserve"> generalist predators over crop stage (Fig. 3 and 4), </w:t>
      </w:r>
      <w:commentRangeStart w:id="524"/>
      <w:r>
        <w:t>but also imp</w:t>
      </w:r>
      <w:r>
        <w:t>ly the importance of alternative prey in sustaining predator populations.</w:t>
      </w:r>
      <w:commentRangeEnd w:id="524"/>
      <w:r>
        <w:commentReference w:id="524"/>
      </w:r>
      <w:r>
        <w:t xml:space="preserve">  For example, we found high abundance of </w:t>
      </w:r>
      <w:proofErr w:type="spellStart"/>
      <w:r>
        <w:t>detritivores</w:t>
      </w:r>
      <w:proofErr w:type="spellEnd"/>
      <w:r>
        <w:t xml:space="preserve"> (alternative prey) in early season (Appendix S1: Fig. </w:t>
      </w:r>
      <w:proofErr w:type="gramStart"/>
      <w:r>
        <w:t>S2), which may have supported predator populations before the establish</w:t>
      </w:r>
      <w:r>
        <w:t>ment of rice herbivores.</w:t>
      </w:r>
      <w:proofErr w:type="gramEnd"/>
      <w:r>
        <w:t xml:space="preserve">  The sustained predator populations could then suppress pests </w:t>
      </w:r>
      <w:ins w:id="525" w:author="." w:date="2020-02-13T09:18:00Z">
        <w:r>
          <w:t xml:space="preserve">emerging </w:t>
        </w:r>
      </w:ins>
      <w:r>
        <w:t xml:space="preserve">in later season </w:t>
      </w:r>
      <w:r w:rsidR="005357EF">
        <w:fldChar w:fldCharType="begin"/>
      </w:r>
      <w:r>
        <w:instrText xml:space="preserve"> ADDIN EN.CITE &lt;EndNote&gt;&lt;Cite  &gt;&lt;Author&gt;Chiverton&lt;/Author&gt;&lt;Year&gt;1987&lt;/Year&gt;&lt;RecNum&gt;792&lt;/RecNum&gt;&lt;DisplayText&gt;(Chiverton 1987; Settle et al. 1996;</w:instrText>
      </w:r>
      <w:r>
        <w:instrText xml:space="preserve"> Symondson, Sunderland &amp; Greenstone 2002)&lt;/DisplayText&gt;&lt;record&gt;&lt;rec-number&gt;792&lt;/rec-number&gt;&lt;foreign-keys&gt;&lt;key app="EN" db-id="s2a9tdf5ptxsr1ex5t7x9av4z2zfr0vx0dev" timestamp="1565022501"&gt;792&lt;/key&gt;&lt;/foreign-keys&gt;&lt;ref-type name="Journal Article"&gt;17&lt;/ref-type</w:instrText>
      </w:r>
      <w:r>
        <w:instrText>&gt;&lt;contributors&gt;&lt;authors&gt;&lt;author&gt;Chiverton, P. A.&lt;/author&gt;&lt;/authors&gt;&lt;/contributors&gt;&lt;titles&gt;&lt;title&gt;&lt;style face="normal" font="default" size="100%"&gt;Predation of &lt;/style&gt;&lt;style face="italic" font="default" size="100%"&gt;Rhopalosiphum padi&lt;/style&gt;&lt;style face="nor</w:instrText>
      </w:r>
      <w:r>
        <w:instrText>mal" font="default" size="100%"&gt; (Homoptera, Aphididae) by polyphagous predatory arthropods during the aphids' prepeak period in spring barley&lt;/style&gt;&lt;/title&gt;&lt;secondary-title&gt;Annals of Applied Biology&lt;/secondary-title&gt;&lt;alt-title&gt;Ann Appl Biol&lt;/alt-title&gt;&lt;/</w:instrText>
      </w:r>
      <w:r>
        <w:instrText>titles&gt;&lt;periodical&gt;&lt;full-title&gt;Annals of Applied Biology&lt;/full-title&gt;&lt;abbr-1&gt;Ann Appl Biol&lt;/abbr-1&gt;&lt;/periodical&gt;&lt;alt-periodical&gt;&lt;full-title&gt;Annals of Applied Biology&lt;/full-title&gt;&lt;abbr-1&gt;Ann Appl Biol&lt;/abbr-1&gt;&lt;/alt-periodical&gt;&lt;pages&gt;257-269&lt;/pages&gt;&lt;volume&gt;1</w:instrText>
      </w:r>
      <w:r>
        <w:instrText>11&lt;/volume&gt;&lt;number&gt;2&lt;/number&gt;&lt;dates&gt;&lt;year&gt;1987&lt;/year&gt;&lt;pub-dates&gt;&lt;date&gt;Oct&lt;/date&gt;&lt;/pub-dates&gt;&lt;/dates&gt;&lt;isbn&gt;0003-4746&lt;/isbn&gt;&lt;accession-num&gt;WOS:A1987L048000002&lt;/accession-num&gt;&lt;urls&gt;&lt;related-urls&gt;&lt;url&gt;&amp;lt;Go to ISI&amp;gt;://WOS:A1987L048000002&lt;/url&gt;&lt;/related-urls</w:instrText>
      </w:r>
      <w:r>
        <w:instrText>&gt;&lt;/urls&gt;&lt;electronic-resource-num&gt;DOI 10.1111/j.1744-7348.1987.tb01452.x&lt;/electronic-resource-num&gt;&lt;language&gt;English&lt;/language&gt;&lt;/record&gt;&lt;/Cite&gt;&lt;Cite  &gt;&lt;Author&gt;Settle&lt;/Author&gt;&lt;Year&gt;1996&lt;/Year&gt;&lt;RecNum&gt;759&lt;/RecNum&gt;&lt;record&gt;&lt;rec-number&gt;759&lt;/rec-number&gt;&lt;foreign-ke</w:instrText>
      </w:r>
      <w:r>
        <w:instrText>ys&gt;&lt;key app="EN" db-id="s2a9tdf5ptxsr1ex5t7x9av4z2zfr0vx0dev" timestamp="1564666270"&gt;759&lt;/key&gt;&lt;/foreign-keys&gt;&lt;ref-type name="Journal Article"&gt;17&lt;/ref-type&gt;&lt;contributors&gt;&lt;authors&gt;&lt;author&gt;Settle, W. H.&lt;/author&gt;&lt;author&gt;Ariawan, H.&lt;/author&gt;&lt;author&gt;Astuti, E. T</w:instrText>
      </w:r>
      <w:r>
        <w:instrText>.&lt;/author&gt;&lt;author&gt;Cahyana, W.&lt;/author&gt;&lt;author&gt;Hakim, A. L.&lt;/author&gt;&lt;author&gt;Hindayana, D.&lt;/author&gt;&lt;author&gt;Lestari, A. S.&lt;/author&gt;&lt;author&gt;Pajarningsih&lt;/author&gt;&lt;author&gt;Sartanto&lt;/author&gt;&lt;/authors&gt;&lt;/contributors&gt;&lt;auth-address&gt;Indonesian Natl Integrated Pest Man</w:instrText>
      </w:r>
      <w:r>
        <w:instrText>agement Progra,Jakarta 12510,Indonesia&amp;#13;Lab Pengendalian Hama Penyakit Tanaman Pangan,Bantul,Diy,Indonesia&lt;/auth-address&gt;&lt;titles&gt;&lt;title&gt;Managing tropical rice pests through conservation of generalist natural enemies and alternative prey&lt;/title&gt;&lt;secondar</w:instrText>
      </w:r>
      <w:r>
        <w:instrText>y-title&gt;Ecology&lt;/secondary-title&gt;&lt;alt-title&gt;Ecology&lt;/alt-title&gt;&lt;/titles&gt;&lt;periodical&gt;&lt;full-title&gt;Ecology&lt;/full-title&gt;&lt;abbr-1&gt;Ecology&lt;/abbr-1&gt;&lt;/periodical&gt;&lt;alt-periodical&gt;&lt;full-title&gt;Ecology&lt;/full-title&gt;&lt;abbr-1&gt;Ecology&lt;/abbr-1&gt;&lt;/alt-periodical&gt;&lt;pages&gt;1975-19</w:instrText>
      </w:r>
      <w:r>
        <w:instrText>88&lt;/pages&gt;&lt;volume&gt;77&lt;/volume&gt;&lt;number&gt;7&lt;/number&gt;&lt;keywords&gt;&lt;keyword&gt;agroecosystems, tropical rice&lt;/keyword&gt;&lt;keyword&gt;biological control&lt;/keyword&gt;&lt;keyword&gt;chironomidae&lt;/keyword&gt;&lt;keyword&gt;community dynamics&lt;/keyword&gt;&lt;keyword&gt;detritivores and plankton feeders&lt;/ke</w:instrText>
      </w:r>
      <w:r>
        <w:instrText>yword&gt;&lt;keyword&gt;field experiment&lt;/keyword&gt;&lt;keyword&gt;green revolution&lt;/keyword&gt;&lt;keyword&gt;insecticide use and pest outbreaks&lt;/keyword&gt;&lt;keyword&gt;integrated pest management&lt;/keyword&gt;&lt;keyword&gt;java, indonesia&lt;/keyword&gt;&lt;keyword&gt;rice-field ecology&lt;/keyword&gt;&lt;keyword&gt;ri</w:instrText>
      </w:r>
      <w:r>
        <w:instrText>ce landscape patterns&lt;/keyword&gt;&lt;keyword&gt;synchronous vs non-synchronous plantings&lt;/keyword&gt;&lt;keyword&gt;insecticide-induced resurgence&lt;/keyword&gt;&lt;keyword&gt;nilaparvata-lugens&lt;/keyword&gt;&lt;keyword&gt;brown planthopper&lt;/keyword&gt;&lt;keyword&gt;homoptera&lt;/keyword&gt;&lt;keyword&gt;growth&lt;</w:instrText>
      </w:r>
      <w:r>
        <w:instrText>/keyword&gt;&lt;/keywords&gt;&lt;dates&gt;&lt;year&gt;1996&lt;/year&gt;&lt;pub-dates&gt;&lt;date&gt;Oct&lt;/date&gt;&lt;/pub-dates&gt;&lt;/dates&gt;&lt;isbn&gt;0012-9658&lt;/isbn&gt;&lt;accession-num&gt;WOS:A1996VM42100003&lt;/accession-num&gt;&lt;urls&gt;&lt;related-urls&gt;&lt;url&gt;&amp;lt;Go to ISI&amp;gt;://WOS:A1996VM42100003&lt;/url&gt;&lt;/related-urls&gt;&lt;/urls&gt;&lt;</w:instrText>
      </w:r>
      <w:r>
        <w:instrText>electronic-resource-num&gt;Doi 10.2307/2265694&lt;/electronic-resource-num&gt;&lt;language&gt;English&lt;/language&gt;&lt;/record&gt;&lt;/Cite&gt;&lt;Cite  &gt;&lt;Author&gt;Symondson&lt;/Author&gt;&lt;Year&gt;2002&lt;/Year&gt;&lt;RecNum&gt;757&lt;/RecNum&gt;&lt;record&gt;&lt;rec-number&gt;757&lt;/rec-number&gt;&lt;foreign-keys&gt;&lt;key app="EN" db-id="s</w:instrText>
      </w:r>
      <w:r>
        <w:instrText>2a9tdf5ptxsr1ex5t7x9av4z2zfr0vx0dev" timestamp="1564318795"&gt;757&lt;/key&gt;&lt;/foreign-keys&gt;&lt;ref-type name="Journal Article"&gt;17&lt;/ref-type&gt;&lt;contributors&gt;&lt;authors&gt;&lt;author&gt;Symondson, W. O. C.&lt;/author&gt;&lt;author&gt;Sunderland, K. D.&lt;/author&gt;&lt;author&gt;Greenstone, M. H.&lt;/author</w:instrText>
      </w:r>
      <w:r>
        <w:instrText>&gt;&lt;/authors&gt;&lt;/contributors&gt;&lt;auth-address&gt;Univ Wales Coll Cardiff, Cardiff Sch Biosci, Cardiff CF10 3TL, S Glam, Wales&amp;#13;Inst Hort Res, Dept Entomol Sci, Wellesbourne CV35 9EF, Warwick, England&amp;#13;USDA ARS, Plant Sci &amp;amp; water Conservat Res Lab, Stillwa</w:instrText>
      </w:r>
      <w:r>
        <w:instrText>ter, OK USA&lt;/auth-address&gt;&lt;titles&gt;&lt;title&gt;Can generalist predators be effective biocontrol agents?&lt;/title&gt;&lt;secondary-title&gt;Annual Review of Entomology&lt;/secondary-title&gt;&lt;alt-title&gt;Annu Rev Entomol&lt;/alt-title&gt;&lt;/titles&gt;&lt;alt-periodical&gt;&lt;full-title&gt;Annual Review</w:instrText>
      </w:r>
      <w:r>
        <w:instrText xml:space="preserve"> of Entomology, Vol 59, 2014&lt;/full-title&gt;&lt;abbr-1&gt;Annu Rev Entomol&lt;/abbr-1&gt;&lt;/alt-periodical&gt;&lt;pages&gt;561-594&lt;/pages&gt;&lt;volume&gt;47&lt;/volume&gt;&lt;keywords&gt;&lt;keyword&gt;polyphagous predators&lt;/keyword&gt;&lt;keyword&gt;predation theory&lt;/keyword&gt;&lt;keyword&gt;generalists versus specialists</w:instrText>
      </w:r>
      <w:r>
        <w:instrText>&lt;/keyword&gt;&lt;keyword&gt;habitat manipulation&lt;/keyword&gt;&lt;keyword&gt;conservation biological control&lt;/keyword&gt;&lt;keyword&gt;colorado potato beetle&lt;/keyword&gt;&lt;keyword&gt;aphid rhopalosiphum-padi&lt;/keyword&gt;&lt;keyword&gt;pterostichus-melanarius coleoptera&lt;/keyword&gt;&lt;keyword&gt;augmentativ</w:instrText>
      </w:r>
      <w:r>
        <w:instrText>e biological-control&lt;/keyword&gt;&lt;keyword&gt;ephemeral crop habitats&lt;/keyword&gt;&lt;keyword&gt;gypsy-moth lepidoptera&lt;/keyword&gt;&lt;keyword&gt;rosy apple aphid&lt;/keyword&gt;&lt;keyword&gt;natural enemies&lt;/keyword&gt;&lt;keyword&gt;population-dynamics&lt;/keyword&gt;&lt;keyword&gt;coleomegilla-maculata&lt;/keyw</w:instrText>
      </w:r>
      <w:r>
        <w:instrText>ord&gt;&lt;/keywords&gt;&lt;dates&gt;&lt;year&gt;2002&lt;/year&gt;&lt;/dates&gt;&lt;isbn&gt;0066-4170&lt;/isbn&gt;&lt;accession-num&gt;WOS:000173421900019&lt;/accession-num&gt;&lt;urls&gt;&lt;related-urls&gt;&lt;url&gt;&amp;lt;Go to ISI&amp;gt;://WOS:000173421900019&lt;/url&gt;&lt;/related-urls&gt;&lt;/urls&gt;&lt;electronic-resource-num&gt;DOI 10.1146/annurev.</w:instrText>
      </w:r>
      <w:r>
        <w:instrText>ento.47.091201.145240&lt;/electronic-resource-num&gt;&lt;language&gt;English&lt;/language&gt;&lt;/record&gt;&lt;/Cite&gt;&lt;/EndNote&gt;</w:instrText>
      </w:r>
      <w:r w:rsidR="005357EF">
        <w:fldChar w:fldCharType="separate"/>
      </w:r>
      <w:r>
        <w:t>(Chiverton 1987; Settle et al. 1996; Symondson, Sunderland &amp; Greenstone 2002)</w:t>
      </w:r>
      <w:r w:rsidR="005357EF">
        <w:fldChar w:fldCharType="end"/>
      </w:r>
      <w:r>
        <w:t>.  Therefore, we propose that pest management schemes should not consider j</w:t>
      </w:r>
      <w:r>
        <w:t>ust the time when pests occur, but rather the whole crop season altogether.</w:t>
      </w:r>
    </w:p>
    <w:p w:rsidR="005357EF" w:rsidRDefault="005357EF">
      <w:pPr>
        <w:pStyle w:val="a6"/>
        <w:spacing w:line="480" w:lineRule="auto"/>
        <w:ind w:left="0"/>
      </w:pPr>
    </w:p>
    <w:p w:rsidR="005357EF" w:rsidRDefault="00115E1E">
      <w:pPr>
        <w:pStyle w:val="a6"/>
        <w:spacing w:line="480" w:lineRule="auto"/>
        <w:ind w:left="0"/>
        <w:jc w:val="center"/>
        <w:rPr>
          <w:b/>
          <w:bCs/>
          <w:i/>
          <w:iCs/>
        </w:rPr>
      </w:pPr>
      <w:r>
        <w:rPr>
          <w:b/>
          <w:bCs/>
          <w:i/>
          <w:iCs/>
        </w:rPr>
        <w:t xml:space="preserve">Effect of farm type on </w:t>
      </w:r>
      <w:del w:id="526" w:author="." w:date="2020-02-13T11:12:00Z">
        <w:r>
          <w:rPr>
            <w:b/>
            <w:bCs/>
            <w:i/>
            <w:iCs/>
          </w:rPr>
          <w:delText>biocontrol efficacy</w:delText>
        </w:r>
      </w:del>
      <w:proofErr w:type="spellStart"/>
      <w:ins w:id="527" w:author="." w:date="2020-02-13T11:12:00Z">
        <w:r>
          <w:rPr>
            <w:b/>
            <w:bCs/>
            <w:i/>
            <w:iCs/>
          </w:rPr>
          <w:t>trophic</w:t>
        </w:r>
        <w:proofErr w:type="spellEnd"/>
        <w:r>
          <w:rPr>
            <w:b/>
            <w:bCs/>
            <w:i/>
            <w:iCs/>
          </w:rPr>
          <w:t xml:space="preserve"> dynamic</w:t>
        </w:r>
      </w:ins>
      <w:r>
        <w:rPr>
          <w:b/>
          <w:bCs/>
          <w:i/>
          <w:iCs/>
        </w:rPr>
        <w:t>s</w:t>
      </w:r>
    </w:p>
    <w:p w:rsidR="005357EF" w:rsidRDefault="00115E1E">
      <w:pPr>
        <w:spacing w:line="480" w:lineRule="auto"/>
        <w:ind w:firstLine="480"/>
      </w:pPr>
      <w:r>
        <w:t xml:space="preserve">Compared with conventional farming, organic farming has been suggested to promote predator diversity and abundance </w:t>
      </w:r>
      <w:r w:rsidR="005357EF">
        <w:fldChar w:fldCharType="begin"/>
      </w:r>
      <w:r>
        <w:instrText xml:space="preserve"> ADDIN EN.CITE &lt;EndNote&gt;&lt;Cite  &gt;&lt;Author&gt;Bengtsson&lt;/Author&gt;&lt;Year&gt;2005&lt;/Year&gt;&lt;RecNum&gt;767&lt;/RecNum&gt;&lt;DisplayText&gt;(Bengtsson, Ahnstrom &amp; Weibull 2005)&lt;/DisplayText&gt;&lt;record&gt;&lt;rec-number&gt;767&lt;/rec-number&gt;&lt;foreign-keys&gt;&lt;key app="EN" db-id="s2a9tdf5ptxsr1ex5t7x9av4z2z</w:instrText>
      </w:r>
      <w:r>
        <w:instrText>fr0vx0dev" timestamp="1565017868"&gt;767&lt;/key&gt;&lt;/foreign-keys&gt;&lt;ref-type name="Journal Article"&gt;17&lt;/ref-type&gt;&lt;contributors&gt;&lt;authors&gt;&lt;author&gt;Bengtsson, J.&lt;/author&gt;&lt;author&gt;Ahnstrom, J.&lt;/author&gt;&lt;author&gt;Weibull, A. C.&lt;/author&gt;&lt;/authors&gt;&lt;/contributors&gt;&lt;auth-address&gt;</w:instrText>
      </w:r>
      <w:r>
        <w:instrText>SLU, Dept Ecol &amp;amp; Crop Prod Sci, Sect Landscape Ecol, S-75007 Uppsala, Sweden&lt;/auth-address&gt;&lt;titles&gt;&lt;title&gt;The effects of organic agriculture on biodiversity and abundance: a meta-analysis&lt;/title&gt;&lt;secondary-title&gt;Journal of Applied Ecology&lt;/secondary-ti</w:instrText>
      </w:r>
      <w:r>
        <w:instrText>tle&gt;&lt;alt-title&gt;J Appl Ecol&lt;/alt-title&gt;&lt;/titles&gt;&lt;periodical&gt;&lt;full-title&gt;Journal of Applied Ecology&lt;/full-title&gt;&lt;abbr-1&gt;J Appl Ecol&lt;/abbr-1&gt;&lt;/periodical&gt;&lt;alt-periodical&gt;&lt;full-title&gt;Journal of Applied Ecology&lt;/full-title&gt;&lt;abbr-1&gt;J Appl Ecol&lt;/abbr-1&gt;&lt;/alt-peri</w:instrText>
      </w:r>
      <w:r>
        <w:instrText>odical&gt;&lt;pages&gt;261-269&lt;/pages&gt;&lt;volume&gt;42&lt;/volume&gt;&lt;number&gt;2&lt;/number&gt;&lt;keywords&gt;&lt;keyword&gt;density&lt;/keyword&gt;&lt;keyword&gt;diversity&lt;/keyword&gt;&lt;keyword&gt;farming systems&lt;/keyword&gt;&lt;keyword&gt;organic farming&lt;/keyword&gt;&lt;keyword&gt;species richness&lt;/keyword&gt;&lt;keyword&gt;landscape hete</w:instrText>
      </w:r>
      <w:r>
        <w:instrText>rogeneity&lt;/keyword&gt;&lt;keyword&gt;vegetation diversity&lt;/keyword&gt;&lt;keyword&gt;beetle communities&lt;/keyword&gt;&lt;keyword&gt;species richness&lt;/keyword&gt;&lt;keyword&gt;southern england&lt;/keyword&gt;&lt;keyword&gt;cropping systems&lt;/keyword&gt;&lt;keyword&gt;farm-management&lt;/keyword&gt;&lt;keyword&gt;soil fauna&lt;/k</w:instrText>
      </w:r>
      <w:r>
        <w:instrText>eyword&gt;&lt;keyword&gt;agroecosystems&lt;/keyword&gt;&lt;keyword&gt;habitat&lt;/keyword&gt;&lt;/keywords&gt;&lt;dates&gt;&lt;year&gt;2005&lt;/year&gt;&lt;pub-dates&gt;&lt;date&gt;Apr&lt;/date&gt;&lt;/pub-dates&gt;&lt;/dates&gt;&lt;isbn&gt;0021-8901&lt;/isbn&gt;&lt;accession-num&gt;WOS:000228396600008&lt;/accession-num&gt;&lt;urls&gt;&lt;related-urls&gt;&lt;url&gt;&amp;lt;Go to I</w:instrText>
      </w:r>
      <w:r>
        <w:instrText>SI&amp;gt;://WOS:000228396600008&lt;/url&gt;&lt;/related-urls&gt;&lt;/urls&gt;&lt;electronic-resource-num&gt;10.1111/j.1365-2664.2005.01005.x&lt;/electronic-resource-num&gt;&lt;language&gt;English&lt;/language&gt;&lt;/record&gt;&lt;/Cite&gt;&lt;/EndNote&gt;</w:instrText>
      </w:r>
      <w:r w:rsidR="005357EF">
        <w:fldChar w:fldCharType="separate"/>
      </w:r>
      <w:r>
        <w:t>(Bengtsson, Ahnstrom &amp; Weibull 2005)</w:t>
      </w:r>
      <w:r w:rsidR="005357EF">
        <w:fldChar w:fldCharType="end"/>
      </w:r>
      <w:r>
        <w:t>, yet its effect on pred</w:t>
      </w:r>
      <w:r>
        <w:t>ator</w:t>
      </w:r>
      <w:ins w:id="528" w:author="." w:date="2020-02-13T11:17:00Z">
        <w:r>
          <w:t>-prey</w:t>
        </w:r>
      </w:ins>
      <w:del w:id="529" w:author="." w:date="2020-02-13T11:17:00Z">
        <w:r>
          <w:delText>s’</w:delText>
        </w:r>
      </w:del>
      <w:r>
        <w:t xml:space="preserve"> </w:t>
      </w:r>
      <w:proofErr w:type="spellStart"/>
      <w:ins w:id="530" w:author="." w:date="2020-02-13T11:17:00Z">
        <w:r>
          <w:t>trophic</w:t>
        </w:r>
        <w:proofErr w:type="spellEnd"/>
        <w:r>
          <w:t xml:space="preserve"> interactions</w:t>
        </w:r>
      </w:ins>
      <w:r>
        <w:t xml:space="preserve"> </w:t>
      </w:r>
      <w:del w:id="531" w:author="." w:date="2020-02-13T11:17:00Z">
        <w:r>
          <w:delText xml:space="preserve">biocontrol efficacy </w:delText>
        </w:r>
      </w:del>
      <w:r>
        <w:t xml:space="preserve">remains to be clarified </w:t>
      </w:r>
      <w:r w:rsidR="005357EF">
        <w:fldChar w:fldCharType="begin"/>
      </w:r>
      <w:r>
        <w:instrText xml:space="preserve"> ADDIN EN.CITE &lt;EndNote&gt;&lt;Cite  &gt;&lt;Author&gt;Birkhofer&lt;/Author&gt;&lt;Year&gt;2008&lt;/Year&gt;&lt;RecNum&gt;789&lt;/RecNum&gt;&lt;DisplayText&gt;(Birkhofer et al. 2008; Crowder et al. 2010; Porcel et al. 2018)&lt;/Displ</w:instrText>
      </w:r>
      <w:r>
        <w:instrText>ayText&gt;&lt;record&gt;&lt;rec-number&gt;789&lt;/rec-number&gt;&lt;foreign-keys&gt;&lt;key app="EN" db-id="s2a9tdf5ptxsr1ex5t7x9av4z2zfr0vx0dev" timestamp="1565022125"&gt;789&lt;/key&gt;&lt;/foreign-keys&gt;&lt;ref-type name="Journal Article"&gt;17&lt;/ref-type&gt;&lt;contributors&gt;&lt;authors&gt;&lt;author&gt;Birkhofer, K.&lt;/a</w:instrText>
      </w:r>
      <w:r>
        <w:instrText>uthor&gt;&lt;author&gt;Fliessbach, A.&lt;/author&gt;&lt;author&gt;Wise, D. H.&lt;/author&gt;&lt;author&gt;Scheu, S.&lt;/author&gt;&lt;/authors&gt;&lt;/contributors&gt;&lt;auth-address&gt;Tech Univ Darmstadt, Dept Anim Ecol, Darmstadt, Germany&amp;#13;Res Inst Organ Agr FiBL, Frick, Switzerland&amp;#13;Univ Illinois, Dep</w:instrText>
      </w:r>
      <w:r>
        <w:instrText>t Biol Sci, Chicago, IL 60680 USA&amp;#13;Univ Illinois, Inst Environm Sci &amp;amp; Policy, Chicago, IL 60680 USA&lt;/auth-address&gt;&lt;titles&gt;&lt;title&gt;Generalist predators in organically and conventionally managed grass-clover fields: implications for conservation biolog</w:instrText>
      </w:r>
      <w:r>
        <w:instrText>ical control&lt;/title&gt;&lt;secondary-title&gt;Annals of Applied Biology&lt;/secondary-title&gt;&lt;alt-title&gt;Ann Appl Biol&lt;/alt-title&gt;&lt;/titles&gt;&lt;periodical&gt;&lt;full-title&gt;Annals of Applied Biology&lt;/full-title&gt;&lt;abbr-1&gt;Ann Appl Biol&lt;/abbr-1&gt;&lt;/periodical&gt;&lt;alt-periodical&gt;&lt;full-titl</w:instrText>
      </w:r>
      <w:r>
        <w:instrText xml:space="preserve">e&gt;Annals of Applied Biology&lt;/full-title&gt;&lt;abbr-1&gt;Ann Appl Biol&lt;/abbr-1&gt;&lt;/alt-periodical&gt;&lt;pages&gt;271-280&lt;/pages&gt;&lt;volume&gt;153&lt;/volume&gt;&lt;number&gt;2&lt;/number&gt;&lt;keywords&gt;&lt;keyword&gt;araneae&lt;/keyword&gt;&lt;keyword&gt;carabidae&lt;/keyword&gt;&lt;keyword&gt;dok trial&lt;/keyword&gt;&lt;keyword&gt;farming </w:instrText>
      </w:r>
      <w:r>
        <w:instrText>system&lt;/keyword&gt;&lt;keyword&gt;intraguild interactions&lt;/keyword&gt;&lt;keyword&gt;natural enemies&lt;/keyword&gt;&lt;keyword&gt;organic farming&lt;/keyword&gt;&lt;keyword&gt;winter-wheat&lt;/keyword&gt;&lt;keyword&gt;southern england&lt;/keyword&gt;&lt;keyword&gt;farming systems&lt;/keyword&gt;&lt;keyword&gt;food-web&lt;/keyword&gt;&lt;ke</w:instrText>
      </w:r>
      <w:r>
        <w:instrText>yword&gt;spider populations&lt;/keyword&gt;&lt;keyword&gt;trophic cascades&lt;/keyword&gt;&lt;keyword&gt;landscape&lt;/keyword&gt;&lt;keyword&gt;prey&lt;/keyword&gt;&lt;keyword&gt;biodiversity&lt;/keyword&gt;&lt;keyword&gt;agriculture&lt;/keyword&gt;&lt;/keywords&gt;&lt;dates&gt;&lt;year&gt;2008&lt;/year&gt;&lt;/dates&gt;&lt;isbn&gt;0003-4746&lt;/isbn&gt;&lt;accession</w:instrText>
      </w:r>
      <w:r>
        <w:instrText>-num&gt;WOS:000260093700013&lt;/accession-num&gt;&lt;urls&gt;&lt;related-urls&gt;&lt;url&gt;&amp;lt;Go to ISI&amp;gt;://WOS:000260093700013&lt;/url&gt;&lt;/related-urls&gt;&lt;/urls&gt;&lt;electronic-resource-num&gt;10.1111/j.1744-7348.2008.00257.x&lt;/electronic-resource-num&gt;&lt;language&gt;English&lt;/language&gt;&lt;/record&gt;&lt;/Ci</w:instrText>
      </w:r>
      <w:r>
        <w:instrText>te&gt;&lt;Cite  &gt;&lt;Author&gt;Crowder&lt;/Author&gt;&lt;Year&gt;2010&lt;/Year&gt;&lt;RecNum&gt;768&lt;/RecNum&gt;&lt;record&gt;&lt;rec-number&gt;768&lt;/rec-number&gt;&lt;foreign-keys&gt;&lt;key app="EN" db-id="s2a9tdf5ptxsr1ex5t7x9av4z2zfr0vx0dev" timestamp="1565017915"&gt;768&lt;/key&gt;&lt;/foreign-keys&gt;&lt;ref-type name="Journal Arti</w:instrText>
      </w:r>
      <w:r>
        <w:instrText>cle"&gt;17&lt;/ref-type&gt;&lt;contributors&gt;&lt;authors&gt;&lt;author&gt;Crowder, D. W.&lt;/author&gt;&lt;author&gt;Northfield, T. D.&lt;/author&gt;&lt;author&gt;Strand, M. R.&lt;/author&gt;&lt;author&gt;Snyder, W. E.&lt;/author&gt;&lt;/authors&gt;&lt;/contributors&gt;&lt;auth-address&gt;Washington State Univ, Dept Entomol, Pullman, WA 99</w:instrText>
      </w:r>
      <w:r>
        <w:instrText>164 USA&amp;#13;Univ Georgia, Dept Entomol, Athens, GA 30602 USA&lt;/auth-address&gt;&lt;titles&gt;&lt;title&gt;Organic agriculture promotes evenness and natural pest control&lt;/title&gt;&lt;secondary-title&gt;Nature&lt;/secondary-title&gt;&lt;alt-title&gt;Nature&lt;/alt-title&gt;&lt;/titles&gt;&lt;periodical&gt;&lt;full</w:instrText>
      </w:r>
      <w:r>
        <w:instrText>-title&gt;Nature&lt;/full-title&gt;&lt;abbr-1&gt;Nature&lt;/abbr-1&gt;&lt;/periodical&gt;&lt;alt-periodical&gt;&lt;full-title&gt;Nature&lt;/full-title&gt;&lt;abbr-1&gt;Nature&lt;/abbr-1&gt;&lt;/alt-periodical&gt;&lt;pages&gt;109-U123&lt;/pages&gt;&lt;volume&gt;466&lt;/volume&gt;&lt;number&gt;7302&lt;/number&gt;&lt;keywords&gt;&lt;keyword&gt;predator diversity&lt;/keyw</w:instrText>
      </w:r>
      <w:r>
        <w:instrText>ord&gt;&lt;keyword&gt;current knowledge&lt;/keyword&gt;&lt;keyword&gt;biodiversity&lt;/keyword&gt;&lt;keyword&gt;metaanalysis&lt;/keyword&gt;&lt;keyword&gt;communities&lt;/keyword&gt;&lt;keyword&gt;services&lt;/keyword&gt;&lt;keyword&gt;ecology&lt;/keyword&gt;&lt;keyword&gt;consequences&lt;/keyword&gt;&lt;keyword&gt;exploitation&lt;/keyword&gt;&lt;keyword&gt;</w:instrText>
      </w:r>
      <w:r>
        <w:instrText>landscapes&lt;/keyword&gt;&lt;/keywords&gt;&lt;dates&gt;&lt;year&gt;2010&lt;/year&gt;&lt;pub-dates&gt;&lt;date&gt;Jul 1&lt;/date&gt;&lt;/pub-dates&gt;&lt;/dates&gt;&lt;isbn&gt;0028-0836&lt;/isbn&gt;&lt;accession-num&gt;WOS:000279343800044&lt;/accession-num&gt;&lt;urls&gt;&lt;related-urls&gt;&lt;url&gt;&amp;lt;Go to ISI&amp;gt;://WOS:000279343800044&lt;/url&gt;&lt;/related-</w:instrText>
      </w:r>
      <w:r>
        <w:instrText>urls&gt;&lt;/urls&gt;&lt;electronic-resource-num&gt;10.1038/nature09183&lt;/electronic-resource-num&gt;&lt;language&gt;English&lt;/language&gt;&lt;/record&gt;&lt;/Cite&gt;&lt;Cite  &gt;&lt;Author&gt;Porcel&lt;/Author&gt;&lt;Year&gt;2018&lt;/Year&gt;&lt;RecNum&gt;745&lt;/RecNum&gt;&lt;record&gt;&lt;rec-number&gt;745&lt;/rec-number&gt;&lt;foreign-keys&gt;&lt;key app="EN</w:instrText>
      </w:r>
      <w:r>
        <w:instrText>" db-id="s2a9tdf5ptxsr1ex5t7x9av4z2zfr0vx0dev" timestamp="1561773841"&gt;745&lt;/key&gt;&lt;/foreign-keys&gt;&lt;ref-type name="Journal Article"&gt;17&lt;/ref-type&gt;&lt;contributors&gt;&lt;authors&gt;&lt;author&gt;Porcel, M.&lt;/author&gt;&lt;author&gt;Andersson, G. K. S.&lt;/author&gt;&lt;author&gt;Palsson, J.&lt;/author&gt;&lt;a</w:instrText>
      </w:r>
      <w:r>
        <w:instrText>uthor&gt;Tasin, M.&lt;/author&gt;&lt;/authors&gt;&lt;/contributors&gt;&lt;auth-address&gt;Swedish Univ Agr Sci, Integrated Plant Protect Unit, Dept Plant Protect Biol, Alnarp, Sweden&amp;#13;Corp Colombiana Invest Agr Agrosavia, Meta, Colombia&amp;#13;Lund Univ, Ctr Environm &amp;amp; Climate R</w:instrText>
      </w:r>
      <w:r>
        <w:instrText>es, Lund, Sweden&amp;#13;UNRN, Sede Andina, Inst Invest Recursos Nat Agroecol &amp;amp; Desarrollo Ru, San Carlos De Bariloche, Rio Negro, Argentina&amp;#13;Consejo Nacl Invest Cient &amp;amp; Tecn, San Carlos De Bariloche, Rio Negro, Argentina&lt;/auth-address&gt;&lt;titles&gt;&lt;titl</w:instrText>
      </w:r>
      <w:r>
        <w:instrText>e&gt;Organic management in apple orchards: Higher impacts on biological control than on pollination&lt;/title&gt;&lt;secondary-title&gt;Journal of Applied Ecology&lt;/secondary-title&gt;&lt;alt-title&gt;J Appl Ecol&lt;/alt-title&gt;&lt;/titles&gt;&lt;periodical&gt;&lt;full-title&gt;Journal of Applied Ecolo</w:instrText>
      </w:r>
      <w:r>
        <w:instrText>gy&lt;/full-title&gt;&lt;abbr-1&gt;J Appl Ecol&lt;/abbr-1&gt;&lt;/periodical&gt;&lt;alt-periodical&gt;&lt;full-title&gt;Journal of Applied Ecology&lt;/full-title&gt;&lt;abbr-1&gt;J Appl Ecol&lt;/abbr-1&gt;&lt;/alt-periodical&gt;&lt;pages&gt;2779-2789&lt;/pages&gt;&lt;volume&gt;55&lt;/volume&gt;&lt;number&gt;6&lt;/number&gt;&lt;keywords&gt;&lt;keyword&gt;agricult</w:instrText>
      </w:r>
      <w:r>
        <w:instrText xml:space="preserve">ural intensification&lt;/keyword&gt;&lt;keyword&gt;biological control&lt;/keyword&gt;&lt;keyword&gt;ecosystem services&lt;/keyword&gt;&lt;keyword&gt;natural enemies&lt;/keyword&gt;&lt;keyword&gt;organic management&lt;/keyword&gt;&lt;keyword&gt;pollination&lt;/keyword&gt;&lt;keyword&gt;predatory bugs&lt;/keyword&gt;&lt;keyword&gt;temporal </w:instrText>
      </w:r>
      <w:r>
        <w:instrText>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w:instrText>
      </w:r>
      <w:r>
        <w:instrText>&lt;dates&gt;&lt;year&gt;2018&lt;/year&gt;&lt;pub-dates&gt;&lt;date&gt;Nov&lt;/date&gt;&lt;/pub-dates&gt;&lt;/dates&gt;&lt;isbn&gt;0021-8901&lt;/isbn&gt;&lt;accession-num&gt;WOS:000447296300024&lt;/accession-num&gt;&lt;urls&gt;&lt;related-urls&gt;&lt;url&gt;&amp;lt;Go to ISI&amp;gt;://WOS:000447296300024&lt;/url&gt;&lt;/related-urls&gt;&lt;/urls&gt;&lt;electronic-resource-</w:instrText>
      </w:r>
      <w:r>
        <w:instrText>num&gt;10.1111/1365-2664.13247&lt;/electronic-resource-num&gt;&lt;language&gt;English&lt;/language&gt;&lt;/record&gt;&lt;/Cite&gt;&lt;/EndNote&gt;</w:instrText>
      </w:r>
      <w:r w:rsidR="005357EF">
        <w:fldChar w:fldCharType="separate"/>
      </w:r>
      <w:r>
        <w:t>(Birkhofer et al. 2008; Crowder et al. 2010; Porcel et al. 2018)</w:t>
      </w:r>
      <w:r w:rsidR="005357EF">
        <w:fldChar w:fldCharType="end"/>
      </w:r>
      <w:r>
        <w:t xml:space="preserve">.  Our analysis showed that rice herbivores </w:t>
      </w:r>
      <w:r>
        <w:lastRenderedPageBreak/>
        <w:t>accounted for 90% and 93% of predators</w:t>
      </w:r>
      <w:r>
        <w:t>’ diet at the ripening stage in organic and conventional farms, respectively (Fig. 4; Appendix S1: Table S3),</w:t>
      </w:r>
      <w:del w:id="532" w:author="." w:date="2020-02-13T11:22:00Z">
        <w:r>
          <w:delText xml:space="preserve"> </w:delText>
        </w:r>
      </w:del>
      <w:commentRangeStart w:id="533"/>
      <w:ins w:id="534" w:author="." w:date="2020-02-13T11:30:00Z">
        <w:r>
          <w:t>suggesting th</w:t>
        </w:r>
      </w:ins>
      <w:r>
        <w:t>e</w:t>
      </w:r>
      <w:ins w:id="535" w:author="." w:date="2020-02-13T11:30:00Z">
        <w:r>
          <w:t xml:space="preserve"> potential o</w:t>
        </w:r>
      </w:ins>
      <w:r>
        <w:t>f</w:t>
      </w:r>
      <w:ins w:id="536" w:author="." w:date="2020-02-13T11:31:00Z">
        <w:r>
          <w:t xml:space="preserve"> generalist predators to exer</w:t>
        </w:r>
      </w:ins>
      <w:r>
        <w:t>t</w:t>
      </w:r>
      <w:ins w:id="537" w:author="." w:date="2020-02-13T11:30:00Z">
        <w:r>
          <w:t xml:space="preserve"> strong</w:t>
        </w:r>
      </w:ins>
      <w:r>
        <w:t xml:space="preserve"> </w:t>
      </w:r>
      <w:ins w:id="538" w:author="." w:date="2020-02-13T11:30:00Z">
        <w:r>
          <w:t>per capita effec</w:t>
        </w:r>
      </w:ins>
      <w:r>
        <w:t>t</w:t>
      </w:r>
      <w:ins w:id="539" w:author="." w:date="2020-02-13T11:30:00Z">
        <w:r>
          <w:t xml:space="preserve"> on pest</w:t>
        </w:r>
      </w:ins>
      <w:r>
        <w:t>s</w:t>
      </w:r>
      <w:ins w:id="540" w:author="." w:date="2020-02-13T11:30:00Z">
        <w:r>
          <w:t xml:space="preserve"> regardless of farm type. </w:t>
        </w:r>
      </w:ins>
      <w:del w:id="541" w:author="." w:date="2020-02-13T11:22:00Z">
        <w:r>
          <w:delText>suggesting great biocontrol</w:delText>
        </w:r>
      </w:del>
      <w:r>
        <w:t xml:space="preserve"> </w:t>
      </w:r>
      <w:del w:id="542" w:author="." w:date="2020-02-13T11:22:00Z">
        <w:r>
          <w:delText>p</w:delText>
        </w:r>
        <w:r>
          <w:delText>otential of predators regardless of farm type.</w:delText>
        </w:r>
      </w:del>
      <w:r>
        <w:t xml:space="preserve">  </w:t>
      </w:r>
      <w:del w:id="543" w:author="." w:date="2020-02-13T11:22:00Z">
        <w:r>
          <w:delText>Surprisingly</w:delText>
        </w:r>
      </w:del>
      <w:commentRangeEnd w:id="533"/>
      <w:r>
        <w:commentReference w:id="533"/>
      </w:r>
      <w:ins w:id="544" w:author="." w:date="2020-02-13T11:22:00Z">
        <w:r>
          <w:t>Furthermore</w:t>
        </w:r>
      </w:ins>
      <w:r>
        <w:t xml:space="preserve">, we found that the </w:t>
      </w:r>
      <w:ins w:id="545" w:author="." w:date="2020-02-13T11:24:00Z">
        <w:r>
          <w:t>pest consumption in predator</w:t>
        </w:r>
      </w:ins>
      <w:r>
        <w:t>s</w:t>
      </w:r>
      <w:ins w:id="546" w:author="." w:date="2020-02-13T11:33:00Z">
        <w:r>
          <w:t>’ diet</w:t>
        </w:r>
      </w:ins>
      <w:r>
        <w:t xml:space="preserve"> </w:t>
      </w:r>
      <w:del w:id="547" w:author="." w:date="2020-02-13T11:19:00Z">
        <w:r>
          <w:delText>biocontrol potential of predators</w:delText>
        </w:r>
      </w:del>
      <w:r>
        <w:t xml:space="preserve"> was even higher in conventional farms at the </w:t>
      </w:r>
      <w:proofErr w:type="spellStart"/>
      <w:r>
        <w:t>tillering</w:t>
      </w:r>
      <w:proofErr w:type="spellEnd"/>
      <w:r>
        <w:t xml:space="preserve"> and flowering stages (Fig. 4; Appendix S1: Table S3), </w:t>
      </w:r>
      <w:commentRangeStart w:id="548"/>
      <w:r>
        <w:t xml:space="preserve">highlighting their underappreciated </w:t>
      </w:r>
      <w:ins w:id="549" w:author="." w:date="2020-02-13T11:29:00Z">
        <w:r>
          <w:t>functional</w:t>
        </w:r>
      </w:ins>
      <w:r>
        <w:t xml:space="preserve"> role </w:t>
      </w:r>
      <w:del w:id="550" w:author="." w:date="2020-02-13T11:29:00Z">
        <w:r>
          <w:delText xml:space="preserve">in pest suppression </w:delText>
        </w:r>
      </w:del>
      <w:r>
        <w:t>in conventional farms.</w:t>
      </w:r>
      <w:commentRangeEnd w:id="548"/>
      <w:r>
        <w:commentReference w:id="548"/>
      </w:r>
      <w:ins w:id="551" w:author="." w:date="2020-02-13T11:22:00Z">
        <w:r>
          <w:t xml:space="preserve"> </w:t>
        </w:r>
      </w:ins>
    </w:p>
    <w:p w:rsidR="005357EF" w:rsidRDefault="00115E1E">
      <w:pPr>
        <w:spacing w:line="480" w:lineRule="auto"/>
        <w:ind w:firstLine="480"/>
      </w:pPr>
      <w:r>
        <w:t>Why did predators consume higher proportions of</w:t>
      </w:r>
      <w:r>
        <w:t xml:space="preserve"> rice herbivores in conventional farms?  We propose two possible non-mutually exclusive explanations.  First, conventional farming may lead to higher densities of pest species </w:t>
      </w:r>
      <w:r w:rsidR="005357EF">
        <w:fldChar w:fldCharType="begin"/>
      </w:r>
      <w:r>
        <w:instrText xml:space="preserve"> ADDIN EN.CITE &lt;EndNote&gt;&lt;Cite  &gt;&lt;Author&gt;Porcel&lt;/Author&gt;&lt;Year&gt;2018&lt;/Year&gt;&lt;RecNum&gt;</w:instrText>
      </w:r>
      <w:r>
        <w:instrText>745&lt;/RecNum&gt;&lt;DisplayText&gt;(Porcel et al. 2018)&lt;/DisplayText&gt;&lt;record&gt;&lt;rec-number&gt;745&lt;/rec-number&gt;&lt;foreign-keys&gt;&lt;key app="EN" db-id="s2a9tdf5ptxsr1ex5t7x9av4z2zfr0vx0dev" timestamp="1561773841"&gt;745&lt;/key&gt;&lt;/foreign-keys&gt;&lt;ref-type name="Journal Article"&gt;17&lt;/ref-</w:instrText>
      </w:r>
      <w:r>
        <w:instrText xml:space="preserve">type&gt;&lt;contributors&gt;&lt;authors&gt;&lt;author&gt;Porcel, M.&lt;/author&gt;&lt;author&gt;Andersson, G. K. S.&lt;/author&gt;&lt;author&gt;Palsson, J.&lt;/author&gt;&lt;author&gt;Tasin, M.&lt;/author&gt;&lt;/authors&gt;&lt;/contributors&gt;&lt;auth-address&gt;Swedish Univ Agr Sci, Integrated Plant Protect Unit, Dept Plant Protect </w:instrText>
      </w:r>
      <w:r>
        <w:instrText>Biol, Alnarp, Sweden&amp;#13;Corp Colombiana Invest Agr Agrosavia, Meta, Colombia&amp;#13;Lund Univ, Ctr Environm &amp;amp; Climate Res, Lund, Sweden&amp;#13;UNRN, Sede Andina, Inst Invest Recursos Nat Agroecol &amp;amp; Desarrollo Ru, San Carlos De Bariloche, Rio Negro, Arge</w:instrText>
      </w:r>
      <w:r>
        <w:instrText>ntina&amp;#13;Consejo Nacl Invest Cient &amp;amp; Tecn, San Carlos De Bariloche, Rio Negro, Argentina&lt;/auth-address&gt;&lt;titles&gt;&lt;title&gt;Organic management in apple orchards: Higher impacts on biological control than on pollination&lt;/title&gt;&lt;secondary-title&gt;Journal of App</w:instrText>
      </w:r>
      <w:r>
        <w:instrText>lied Ecology&lt;/secondary-title&gt;&lt;alt-title&gt;J Appl Ecol&lt;/alt-title&gt;&lt;/titles&gt;&lt;periodical&gt;&lt;full-title&gt;Journal of Applied Ecology&lt;/full-title&gt;&lt;abbr-1&gt;J Appl Ecol&lt;/abbr-1&gt;&lt;/periodical&gt;&lt;alt-periodical&gt;&lt;full-title&gt;Journal of Applied Ecology&lt;/full-title&gt;&lt;abbr-1&gt;J Ap</w:instrText>
      </w:r>
      <w:r>
        <w:instrText>pl Ecol&lt;/abbr-1&gt;&lt;/alt-periodical&gt;&lt;pages&gt;2779-2789&lt;/pages&gt;&lt;volume&gt;55&lt;/volume&gt;&lt;number&gt;6&lt;/number&gt;&lt;keywords&gt;&lt;keyword&gt;agricultural intensification&lt;/keyword&gt;&lt;keyword&gt;biological control&lt;/keyword&gt;&lt;keyword&gt;ecosystem services&lt;/keyword&gt;&lt;keyword&gt;natural enemies&lt;/keywo</w:instrText>
      </w:r>
      <w:r>
        <w:instrText>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w:instrText>
      </w:r>
      <w:r>
        <w:instrText>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w:instrText>
      </w:r>
      <w:r>
        <w:instrText>ion-num&gt;&lt;urls&gt;&lt;related-urls&gt;&lt;url&gt;&amp;lt;Go to ISI&amp;gt;://WOS:000447296300024&lt;/url&gt;&lt;/related-urls&gt;&lt;/urls&gt;&lt;electronic-resource-num&gt;10.1111/1365-2664.13247&lt;/electronic-resource-num&gt;&lt;language&gt;English&lt;/language&gt;&lt;/record&gt;&lt;/Cite&gt;&lt;/EndNote&gt;</w:instrText>
      </w:r>
      <w:r w:rsidR="005357EF">
        <w:fldChar w:fldCharType="separate"/>
      </w:r>
      <w:r>
        <w:t>(Porcel et al. 2018)</w:t>
      </w:r>
      <w:r w:rsidR="005357EF">
        <w:fldChar w:fldCharType="end"/>
      </w:r>
      <w:r>
        <w:t>, the</w:t>
      </w:r>
      <w:r>
        <w:t xml:space="preserve">reby increasing predators’ consumption on these pests due to higher encounter rates.  Second, organic farming may promote arthropod diversity </w:t>
      </w:r>
      <w:r w:rsidR="005357EF">
        <w:fldChar w:fldCharType="begin"/>
      </w:r>
      <w:r>
        <w:instrText xml:space="preserve"> ADDIN EN.CITE &lt;EndNote&gt;&lt;Cite  &gt;&lt;Author&gt;Bengtsson&lt;/Author&gt;&lt;Year&gt;2005&lt;/Year&gt;&lt;RecNum&gt;767&lt;/RecNum&gt;&lt;DisplayText&gt;(Bengt</w:instrText>
      </w:r>
      <w:r>
        <w:instrText>sson, Ahnstrom &amp; Weibull 2005; Hole et al. 2005)&lt;/DisplayText&gt;&lt;record&gt;&lt;rec-number&gt;767&lt;/rec-number&gt;&lt;foreign-keys&gt;&lt;key app="EN" db-id="s2a9tdf5ptxsr1ex5t7x9av4z2zfr0vx0dev" timestamp="1565017868"&gt;767&lt;/key&gt;&lt;/foreign-keys&gt;&lt;ref-type name="Journal Article"&gt;17&lt;/r</w:instrText>
      </w:r>
      <w:r>
        <w:instrText>ef-type&gt;&lt;contributors&gt;&lt;authors&gt;&lt;author&gt;Bengtsson, J.&lt;/author&gt;&lt;author&gt;Ahnstrom, J.&lt;/author&gt;&lt;author&gt;Weibull, A. C.&lt;/author&gt;&lt;/authors&gt;&lt;/contributors&gt;&lt;auth-address&gt;SLU, Dept Ecol &amp;amp; Crop Prod Sci, Sect Landscape Ecol, S-75007 Uppsala, Sweden&lt;/auth-address&gt;&lt;</w:instrText>
      </w:r>
      <w:r>
        <w:instrText>titles&gt;&lt;title&gt;The effects of organic agriculture on biodiversity and abundance: a meta-analysis&lt;/title&gt;&lt;secondary-title&gt;Journal of Applied Ecology&lt;/secondary-title&gt;&lt;alt-title&gt;J Appl Ecol&lt;/alt-title&gt;&lt;/titles&gt;&lt;periodical&gt;&lt;full-title&gt;Journal of Applied Ecolog</w:instrText>
      </w:r>
      <w:r>
        <w:instrText>y&lt;/full-title&gt;&lt;abbr-1&gt;J Appl Ecol&lt;/abbr-1&gt;&lt;/periodical&gt;&lt;alt-periodical&gt;&lt;full-title&gt;Journal of Applied Ecology&lt;/full-title&gt;&lt;abbr-1&gt;J Appl Ecol&lt;/abbr-1&gt;&lt;/alt-periodical&gt;&lt;pages&gt;261-269&lt;/pages&gt;&lt;volume&gt;42&lt;/volume&gt;&lt;number&gt;2&lt;/number&gt;&lt;keywords&gt;&lt;keyword&gt;density&lt;/ke</w:instrText>
      </w:r>
      <w:r>
        <w:instrText>yword&gt;&lt;keyword&gt;diversity&lt;/keyword&gt;&lt;keyword&gt;farming systems&lt;/keyword&gt;&lt;keyword&gt;organic farming&lt;/keyword&gt;&lt;keyword&gt;species richness&lt;/keyword&gt;&lt;keyword&gt;landscape heterogeneity&lt;/keyword&gt;&lt;keyword&gt;vegetation diversity&lt;/keyword&gt;&lt;keyword&gt;beetle communities&lt;/keyword&gt;&lt;</w:instrText>
      </w:r>
      <w:r>
        <w:instrText>keyword&gt;species richness&lt;/keyword&gt;&lt;keyword&gt;southern england&lt;/keyword&gt;&lt;keyword&gt;cropping systems&lt;/keyword&gt;&lt;keyword&gt;farm-management&lt;/keyword&gt;&lt;keyword&gt;soil fauna&lt;/keyword&gt;&lt;keyword&gt;agroecosystems&lt;/keyword&gt;&lt;keyword&gt;habitat&lt;/keyword&gt;&lt;/keywords&gt;&lt;dates&gt;&lt;year&gt;2005&lt;/</w:instrText>
      </w:r>
      <w:r>
        <w:instrText>year&gt;&lt;pub-dates&gt;&lt;date&gt;Apr&lt;/date&gt;&lt;/pub-dates&gt;&lt;/dates&gt;&lt;isbn&gt;0021-8901&lt;/isbn&gt;&lt;accession-num&gt;WOS:000228396600008&lt;/accession-num&gt;&lt;urls&gt;&lt;related-urls&gt;&lt;url&gt;&amp;lt;Go to ISI&amp;gt;://WOS:000228396600008&lt;/url&gt;&lt;/related-urls&gt;&lt;/urls&gt;&lt;electronic-resource-num&gt;10.1111/j.1365-</w:instrText>
      </w:r>
      <w:r>
        <w:instrText>2664.2005.01005.x&lt;/electronic-resource-num&gt;&lt;language&gt;English&lt;/language&gt;&lt;/record&gt;&lt;/Cite&gt;&lt;Cite  &gt;&lt;Author&gt;Hole&lt;/Author&gt;&lt;Year&gt;2005&lt;/Year&gt;&lt;RecNum&gt;793&lt;/RecNum&gt;&lt;record&gt;&lt;rec-number&gt;793&lt;/rec-number&gt;&lt;foreign-keys&gt;&lt;key app="EN" db-id="s2a9tdf5ptxsr1ex5t7x9av4z2zfr0vx</w:instrText>
      </w:r>
      <w:r>
        <w:instrText>0dev" timestamp="1565022674"&gt;793&lt;/key&gt;&lt;/foreign-keys&gt;&lt;ref-type name="Journal Article"&gt;17&lt;/ref-type&gt;&lt;contributors&gt;&lt;authors&gt;&lt;author&gt;Hole, D. G.&lt;/author&gt;&lt;author&gt;Perkins, A. J.&lt;/author&gt;&lt;author&gt;Wilson, J. D.&lt;/author&gt;&lt;author&gt;Alexander, I. H.&lt;/author&gt;&lt;author&gt;Gric</w:instrText>
      </w:r>
      <w:r>
        <w:instrText>e, P. V.&lt;/author&gt;&lt;author&gt;Evans, A. D.&lt;/author&gt;&lt;/authors&gt;&lt;/contributors&gt;&lt;auth-address&gt;Royal Soc Protect Birds, Sandy SG19 2DL, Beds, England&amp;#13;RSPB Scotland, Aberdeen AB10 1YP, Scotland&amp;#13;RSPB Scotland, Edinburgh EH4 3TP, Midlothian, Scotland&amp;#13;Englis</w:instrText>
      </w:r>
      <w:r>
        <w:instrText>h Nat, Wareham BH20 5BN, Dorset, England&amp;#13;English Nat, Peterborough PE1 1UA, England&lt;/auth-address&gt;&lt;titles&gt;&lt;title&gt;Does organic farming benefit biodiversity?&lt;/title&gt;&lt;secondary-title&gt;Biological Conservation&lt;/secondary-title&gt;&lt;alt-title&gt;Biol Conserv&lt;/alt-ti</w:instrText>
      </w:r>
      <w:r>
        <w:instrText>tle&gt;&lt;/titles&gt;&lt;periodical&gt;&lt;full-title&gt;Biological Conservation&lt;/full-title&gt;&lt;abbr-1&gt;Biol Conserv&lt;/abbr-1&gt;&lt;/periodical&gt;&lt;alt-periodical&gt;&lt;full-title&gt;Biological Conservation&lt;/full-title&gt;&lt;abbr-1&gt;Biol Conserv&lt;/abbr-1&gt;&lt;/alt-periodical&gt;&lt;pages&gt;113-130&lt;/pages&gt;&lt;volume&gt;1</w:instrText>
      </w:r>
      <w:r>
        <w:instrText>22&lt;/volume&gt;&lt;number&gt;1&lt;/number&gt;&lt;keywords&gt;&lt;keyword&gt;organic farming&lt;/keyword&gt;&lt;keyword&gt;biodiversity&lt;/keyword&gt;&lt;keyword&gt;conventional farming&lt;/keyword&gt;&lt;keyword&gt;agri-environment schemes&lt;/keyword&gt;&lt;keyword&gt;comparison&lt;/keyword&gt;&lt;keyword&gt;buntings miliaria-calandra&lt;/keyw</w:instrText>
      </w:r>
      <w:r>
        <w:instrText>ord&gt;&lt;keyword&gt;conventional cereal fields&lt;/keyword&gt;&lt;keyword&gt;bird population variables&lt;/keyword&gt;&lt;keyword&gt;agri-environment schemes&lt;/keyword&gt;&lt;keyword&gt;skylarks alauda-arvensis&lt;/keyword&gt;&lt;keyword&gt;ground beetle abundance&lt;/keyword&gt;&lt;keyword&gt;winter-wheat&lt;/keyword&gt;&lt;key</w:instrText>
      </w:r>
      <w:r>
        <w:instrText>word&gt;agricultural intensification&lt;/keyword&gt;&lt;keyword&gt;nematode communities&lt;/keyword&gt;&lt;keyword&gt;species-diversity&lt;/keyword&gt;&lt;/keywords&gt;&lt;dates&gt;&lt;year&gt;2005&lt;/year&gt;&lt;pub-dates&gt;&lt;date&gt;Mar&lt;/date&gt;&lt;/pub-dates&gt;&lt;/dates&gt;&lt;isbn&gt;0006-3207&lt;/isbn&gt;&lt;accession-num&gt;WOS:000225522100012</w:instrText>
      </w:r>
      <w:r>
        <w:instrText>&lt;/accession-num&gt;&lt;urls&gt;&lt;related-urls&gt;&lt;url&gt;&amp;lt;Go to ISI&amp;gt;://WOS:000225522100012&lt;/url&gt;&lt;/related-urls&gt;&lt;/urls&gt;&lt;electronic-resource-num&gt;10.1016/j.biocon.2004.07.018&lt;/electronic-resource-num&gt;&lt;language&gt;English&lt;/language&gt;&lt;/record&gt;&lt;/Cite&gt;&lt;/EndNote&gt;</w:instrText>
      </w:r>
      <w:r w:rsidR="005357EF">
        <w:fldChar w:fldCharType="separate"/>
      </w:r>
      <w:r>
        <w:t>(Bengtsson, Ahn</w:t>
      </w:r>
      <w:r>
        <w:t>strom &amp; Weibull 2005; Hole et al. 2005)</w:t>
      </w:r>
      <w:r w:rsidR="005357EF">
        <w:fldChar w:fldCharType="end"/>
      </w:r>
      <w:r>
        <w:t xml:space="preserve">, providing diverse prey items and therefore lowering predators’ consumption on targeted pests.  This is supported by the wider </w:t>
      </w:r>
      <w:proofErr w:type="spellStart"/>
      <w:r>
        <w:t>trophic</w:t>
      </w:r>
      <w:proofErr w:type="spellEnd"/>
      <w:r>
        <w:t xml:space="preserve"> niches of predators in organic farms observed in this study (Fig. 2).  We enco</w:t>
      </w:r>
      <w:r>
        <w:t>urage further studies in various agricultural systems to verify if predators generally consume more crop herbivores (pests) in their diet in conventional than in organic farms</w:t>
      </w:r>
      <w:ins w:id="552" w:author="." w:date="2020-02-14T22:53:00Z">
        <w:r>
          <w:t xml:space="preserve"> in relation to arthropod diversity and abundance in the field</w:t>
        </w:r>
      </w:ins>
      <w:del w:id="553" w:author="." w:date="2020-02-14T22:53:00Z">
        <w:r>
          <w:delText>.</w:delText>
        </w:r>
      </w:del>
    </w:p>
    <w:p w:rsidR="005357EF" w:rsidRDefault="005357EF">
      <w:pPr>
        <w:pStyle w:val="a6"/>
        <w:spacing w:line="480" w:lineRule="auto"/>
        <w:ind w:left="0"/>
      </w:pPr>
    </w:p>
    <w:p w:rsidR="005357EF" w:rsidRDefault="00115E1E">
      <w:pPr>
        <w:spacing w:line="480" w:lineRule="auto"/>
        <w:jc w:val="center"/>
      </w:pPr>
      <w:r>
        <w:rPr>
          <w:b/>
          <w:bCs/>
          <w:i/>
          <w:iCs/>
        </w:rPr>
        <w:t>Potential caveat</w:t>
      </w:r>
      <w:r>
        <w:rPr>
          <w:b/>
          <w:bCs/>
          <w:i/>
          <w:iCs/>
        </w:rPr>
        <w:t>s</w:t>
      </w:r>
      <w:r>
        <w:t xml:space="preserve"> </w:t>
      </w:r>
    </w:p>
    <w:p w:rsidR="005357EF" w:rsidRDefault="00115E1E">
      <w:pPr>
        <w:pStyle w:val="Normal1"/>
        <w:spacing w:line="480" w:lineRule="auto"/>
      </w:pPr>
      <w:ins w:id="554" w:author="." w:date="2020-02-13T15:06:00Z">
        <w:r>
          <w:rPr>
            <w:u w:color="FF0000"/>
          </w:rPr>
          <w:t xml:space="preserve">To our understanding, </w:t>
        </w:r>
      </w:ins>
      <w:del w:id="555" w:author="." w:date="2020-02-13T15:06:00Z">
        <w:r>
          <w:rPr>
            <w:u w:color="FF0000"/>
          </w:rPr>
          <w:delText>T</w:delText>
        </w:r>
      </w:del>
      <w:ins w:id="556" w:author="." w:date="2020-02-13T15:06:00Z">
        <w:r>
          <w:rPr>
            <w:u w:color="FF0000"/>
          </w:rPr>
          <w:t>t</w:t>
        </w:r>
      </w:ins>
      <w:r>
        <w:rPr>
          <w:u w:color="FF0000"/>
        </w:rPr>
        <w:t xml:space="preserve">his study is among the first to apply stable isotope analysis to quantify the diet composition of </w:t>
      </w:r>
      <w:r>
        <w:t xml:space="preserve">arthropod generalist predators over crop season in both organic and conventional farms.  It provides insightful information for agricultural management, but there exist some limitations.  First, we did not investigate whether the </w:t>
      </w:r>
      <w:proofErr w:type="spellStart"/>
      <w:ins w:id="557" w:author="." w:date="2020-02-13T15:17:00Z">
        <w:r>
          <w:lastRenderedPageBreak/>
          <w:t>trophic</w:t>
        </w:r>
        <w:proofErr w:type="spellEnd"/>
        <w:r>
          <w:t xml:space="preserve"> dynamics of</w:t>
        </w:r>
      </w:ins>
      <w:r>
        <w:t xml:space="preserve"> predat</w:t>
      </w:r>
      <w:r>
        <w:t>ors</w:t>
      </w:r>
      <w:del w:id="558" w:author="." w:date="2020-02-13T15:17:00Z">
        <w:r>
          <w:delText>’ biocontrol efficac</w:delText>
        </w:r>
      </w:del>
      <w:del w:id="559" w:author="Jia Ang Ou" w:date="2020-02-27T17:13:00Z">
        <w:r>
          <w:delText>y</w:delText>
        </w:r>
      </w:del>
      <w:r>
        <w:t xml:space="preserve"> is landscape dependent.  Instead, </w:t>
      </w:r>
      <w:commentRangeStart w:id="560"/>
      <w:r>
        <w:t>we paired organic and conventional farms to minimize the confounding effects of surrounding landscape</w:t>
      </w:r>
      <w:commentRangeEnd w:id="560"/>
      <w:r>
        <w:commentReference w:id="560"/>
      </w:r>
      <w:r>
        <w:t>.  Given that landscape alone and its interaction with farming practices can affect arthropod</w:t>
      </w:r>
      <w:r>
        <w:t xml:space="preserve"> population dynamics </w:t>
      </w:r>
      <w:r w:rsidR="005357EF">
        <w:fldChar w:fldCharType="begin"/>
      </w:r>
      <w:r>
        <w:instrText xml:space="preserve"> ADDIN EN.CITE &lt;EndNote&gt;&lt;Cite  &gt;&lt;Author&gt;Bianchi&lt;/Author&gt;&lt;Year&gt;2006&lt;/Year&gt;&lt;RecNum&gt;795&lt;/RecNum&gt;&lt;DisplayText&gt;(Bianchi, Booij &amp; Tscharntke 2006; Marino &amp; Landis 1996; Marja et al. 2019; Winqvist et al. 2011)&lt;/DisplayText&gt;&lt;record&gt;&lt;rec-numbe</w:instrText>
      </w:r>
      <w:r>
        <w:instrText>r&gt;795&lt;/rec-number&gt;&lt;foreign-keys&gt;&lt;key app="EN" db-id="s2a9tdf5ptxsr1ex5t7x9av4z2zfr0vx0dev" timestamp="1565022781"&gt;795&lt;/key&gt;&lt;/foreign-keys&gt;&lt;ref-type name="Journal Article"&gt;17&lt;/ref-type&gt;&lt;contributors&gt;&lt;authors&gt;&lt;author&gt;Bianchi, F. J. J. A.&lt;/author&gt;&lt;author&gt;Booi</w:instrText>
      </w:r>
      <w:r>
        <w:instrText>j, C. J. H.&lt;/author&gt;&lt;author&gt;Tscharntke, T.&lt;/author&gt;&lt;/authors&gt;&lt;/contributors&gt;&lt;auth-address&gt;Plant Res Int, NL-6700 AA Wageningen, Netherlands Univ Gottingen, Dept Agroecol, D-37073 Gottingen, Germany&lt;/auth-address&gt;&lt;titles&gt;&lt;title&gt;Sustainable pest regulation i</w:instrText>
      </w:r>
      <w:r>
        <w:instrText>n agricultural landscapes: a review on landscape composition, biodiversity and natural pest control&lt;/title&gt;&lt;secondary-title&gt;Proceedings of the Royal Society B-Biological Sciences&lt;/secondary-title&gt;&lt;alt-title&gt;P Roy Soc B-Biol Sci&lt;/alt-title&gt;&lt;/titles&gt;&lt;periodi</w:instrText>
      </w:r>
      <w:r>
        <w:instrText>cal&gt;&lt;full-title&gt;Proceedings of the Royal Society B-Biological Sciences&lt;/full-title&gt;&lt;abbr-1&gt;P Roy Soc B-Biol Sci&lt;/abbr-1&gt;&lt;/periodical&gt;&lt;alt-periodical&gt;&lt;full-title&gt;Proceedings of the Royal Society B-Biological Sciences&lt;/full-title&gt;&lt;abbr-1&gt;P Roy Soc B-Biol Sci</w:instrText>
      </w:r>
      <w:r>
        <w:instrText>&lt;/abbr-1&gt;&lt;/alt-periodical&gt;&lt;pages&gt;1715-1727&lt;/pages&gt;&lt;volume&gt;273&lt;/volume&gt;&lt;number&gt;1595&lt;/number&gt;&lt;keywords&gt;&lt;keyword&gt;agroecosystems&lt;/keyword&gt;&lt;keyword&gt;biological control&lt;/keyword&gt;&lt;keyword&gt;ecosystem functioning&lt;/keyword&gt;&lt;keyword&gt;landscape diversity&lt;/keyword&gt;&lt;keywor</w:instrText>
      </w:r>
      <w:r>
        <w:instrText>d&gt;parasitoid&lt;/keyword&gt;&lt;keyword&gt;predator&lt;/keyword&gt;&lt;keyword&gt;enhance biological-control&lt;/keyword&gt;&lt;keyword&gt;terebrans hymenoptera-ichneumonidae&lt;/keyword&gt;&lt;keyword&gt;farming practice influence&lt;/keyword&gt;&lt;keyword&gt;agri-environment schemes&lt;/keyword&gt;&lt;keyword&gt;predator-pr</w:instrText>
      </w:r>
      <w:r>
        <w:instrText>ey ratios&lt;/keyword&gt;&lt;keyword&gt;trap-nesting bees&lt;/keyword&gt;&lt;keyword&gt;coccinella-septempunctata&lt;/keyword&gt;&lt;keyword&gt;species richness&lt;/keyword&gt;&lt;keyword&gt;habitat management&lt;/keyword&gt;&lt;keyword&gt;aphid predation&lt;/keyword&gt;&lt;/keywords&gt;&lt;dates&gt;&lt;year&gt;2006&lt;/year&gt;&lt;pub-dates&gt;&lt;date</w:instrText>
      </w:r>
      <w:r>
        <w:instrText>&gt;Jul 22&lt;/date&gt;&lt;/pub-dates&gt;&lt;/dates&gt;&lt;isbn&gt;0962-8452&lt;/isbn&gt;&lt;accession-num&gt;WOS:000238946100001&lt;/accession-num&gt;&lt;urls&gt;&lt;related-urls&gt;&lt;url&gt;&amp;lt;Go to ISI&amp;gt;://WOS:000238946100001&lt;/url&gt;&lt;/related-urls&gt;&lt;/urls&gt;&lt;electronic-resource-num&gt;10.1098/rspb.2006.3530&lt;/electroni</w:instrText>
      </w:r>
      <w:r>
        <w:instrText>c-resource-num&gt;&lt;language&gt;English&lt;/language&gt;&lt;/record&gt;&lt;/Cite&gt;&lt;Cite  &gt;&lt;Author&gt;Marino&lt;/Author&gt;&lt;Year&gt;1996&lt;/Year&gt;&lt;RecNum&gt;794&lt;/RecNum&gt;&lt;record&gt;&lt;rec-number&gt;794&lt;/rec-number&gt;&lt;foreign-keys&gt;&lt;key app="EN" db-id="s2a9tdf5ptxsr1ex5t7x9av4z2zfr0vx0dev" timestamp="156502272</w:instrText>
      </w:r>
      <w:r>
        <w:instrText xml:space="preserve">3"&gt;794&lt;/key&gt;&lt;/foreign-keys&gt;&lt;ref-type name="Journal Article"&gt;17&lt;/ref-type&gt;&lt;contributors&gt;&lt;authors&gt;&lt;author&gt;Marino, P. C.&lt;/author&gt;&lt;author&gt;Landis, D. A.&lt;/author&gt;&lt;/authors&gt;&lt;/contributors&gt;&lt;auth-address&gt;Michigan State Univ,Dept Entomol,E Lansing,Mi 48824 Michigan </w:instrText>
      </w:r>
      <w:r>
        <w:instrText>State Univ,Pesticide Res Ctr,E Lansing,Mi 48824&lt;/auth-address&gt;&lt;titles&gt;&lt;title&gt;Effect of landscape structure on parasitoid diversity and parasitism in agroecosystems&lt;/title&gt;&lt;secondary-title&gt;Ecological Applications&lt;/secondary-title&gt;&lt;alt-title&gt;Ecol Appl&lt;/alt-t</w:instrText>
      </w:r>
      <w:r>
        <w:instrText>itle&gt;&lt;/titles&gt;&lt;periodical&gt;&lt;full-title&gt;Ecological Applications&lt;/full-title&gt;&lt;abbr-1&gt;Ecol Appl&lt;/abbr-1&gt;&lt;/periodical&gt;&lt;alt-periodical&gt;&lt;full-title&gt;Ecological Applications&lt;/full-title&gt;&lt;abbr-1&gt;Ecol Appl&lt;/abbr-1&gt;&lt;/alt-periodical&gt;&lt;pages&gt;276-284&lt;/pages&gt;&lt;volume&gt;6&lt;/vol</w:instrText>
      </w:r>
      <w:r>
        <w:instrText>ume&gt;&lt;number&gt;1&lt;/number&gt;&lt;keywords&gt;&lt;keyword&gt;armyworm&lt;/keyword&gt;&lt;keyword&gt;hedgerows&lt;/keyword&gt;&lt;keyword&gt;landscape structure&lt;/keyword&gt;&lt;keyword&gt;parasitism&lt;/keyword&gt;&lt;keyword&gt;pseudaletia unipuncta&lt;/keyword&gt;&lt;keyword&gt;vegetational diversity&lt;/keyword&gt;&lt;keyword&gt;predatory co</w:instrText>
      </w:r>
      <w:r>
        <w:instrText>leoptera&lt;/keyword&gt;&lt;keyword&gt;phytophagous insects&lt;/keyword&gt;&lt;keyword&gt;species richness&lt;/keyword&gt;&lt;keyword&gt;delia-brassicae&lt;/keyword&gt;&lt;keyword&gt;plant&lt;/keyword&gt;&lt;keyword&gt;corn&lt;/keyword&gt;&lt;keyword&gt;communities&lt;/keyword&gt;&lt;keyword&gt;lepidoptera&lt;/keyword&gt;&lt;keyword&gt;abundance&lt;/key</w:instrText>
      </w:r>
      <w:r>
        <w:instrText>word&gt;&lt;/keywords&gt;&lt;dates&gt;&lt;year&gt;1996&lt;/year&gt;&lt;pub-dates&gt;&lt;date&gt;Feb&lt;/date&gt;&lt;/pub-dates&gt;&lt;/dates&gt;&lt;isbn&gt;1051-0761&lt;/isbn&gt;&lt;accession-num&gt;WOS:A1996TU56700035&lt;/accession-num&gt;&lt;urls&gt;&lt;related-urls&gt;&lt;url&gt;&amp;lt;Go to ISI&amp;gt;://WOS:A1996TU56700035&lt;/url&gt;&lt;/related-urls&gt;&lt;/urls&gt;&lt;elec</w:instrText>
      </w:r>
      <w:r>
        <w:instrText>tronic-resource-num&gt;Doi 10.2307/2269571&lt;/electronic-resource-num&gt;&lt;language&gt;English&lt;/language&gt;&lt;/record&gt;&lt;/Cite&gt;&lt;Cite  &gt;&lt;Author&gt;Marja&lt;/Author&gt;&lt;Year&gt;2019&lt;/Year&gt;&lt;record&gt;&lt;rec-number&gt;797&lt;/rec-number&gt;&lt;foreign-keys&gt;&lt;key app="EN" db-id="s2a9tdf5ptxsr1ex5t7x9av4z2zfr</w:instrText>
      </w:r>
      <w:r>
        <w:instrText>0vx0dev" timestamp="1565023098"&gt;797&lt;/key&gt;&lt;/foreign-keys&gt;&lt;ref-type name="Journal Article"&gt;17&lt;/ref-type&gt;&lt;contributors&gt;&lt;authors&gt;&lt;author&gt;Marja, R.&lt;/author&gt;&lt;author&gt;Kleijn, D.&lt;/author&gt;&lt;author&gt;Tscharntke, T.&lt;/author&gt;&lt;author&gt;Klein, A.M.&lt;/author&gt;&lt;author&gt;Frank, T.&lt;/</w:instrText>
      </w:r>
      <w:r>
        <w:instrText>author&gt;&lt;author&gt;Batáry, P.&lt;/author&gt;&lt;/authors&gt;&lt;/contributors&gt;&lt;titles&gt;&lt;title&gt;Effectiveness of agri‐environmental management on pollinators is moderated more by ecological contrast than by landscape structure or land‐use intensity&lt;/title&gt;&lt;secondary-title&gt;Ecolo</w:instrText>
      </w:r>
      <w:r>
        <w:instrText>gy letters&lt;/secondary-title&gt;&lt;/titles&gt;&lt;periodical&gt;&lt;full-title&gt;Ecology Letters&lt;/full-title&gt;&lt;abbr-1&gt;Ecol Lett&lt;/abbr-1&gt;&lt;/periodical&gt;&lt;volume&gt;doi: 10.1111/ele.13339&lt;/volume&gt;&lt;dates&gt;&lt;year&gt;2019&lt;/year&gt;&lt;/dates&gt;&lt;urls&gt;&lt;/urls&gt;&lt;/record&gt;&lt;/Cite&gt;&lt;Cite  &gt;&lt;Author&gt;Winqvist&lt;/Au</w:instrText>
      </w:r>
      <w:r>
        <w:instrText>thor&gt;&lt;Year&gt;2011&lt;/Year&gt;&lt;RecNum&gt;796&lt;/RecNum&gt;&lt;record&gt;&lt;rec-number&gt;796&lt;/rec-number&gt;&lt;foreign-keys&gt;&lt;key app="EN" db-id="s2a9tdf5ptxsr1ex5t7x9av4z2zfr0vx0dev" timestamp="1565022834"&gt;796&lt;/key&gt;&lt;/foreign-keys&gt;&lt;ref-type name="Journal Article"&gt;17&lt;/ref-type&gt;&lt;contributor</w:instrText>
      </w:r>
      <w:r>
        <w:instrText>s&gt;&lt;authors&gt;&lt;author&gt;Winqvist, C.&lt;/author&gt;&lt;author&gt;Bengtsson, J.&lt;/author&gt;&lt;author&gt;Aavik, T.&lt;/author&gt;&lt;author&gt;Berendse, F.&lt;/author&gt;&lt;author&gt;Clement, L. W.&lt;/author&gt;&lt;author&gt;Eggers, S.&lt;/author&gt;&lt;author&gt;Fischer, C.&lt;/author&gt;&lt;author&gt;Flohre, A.&lt;/author&gt;&lt;author&gt;Geiger, F.</w:instrText>
      </w:r>
      <w:r>
        <w:instrText>&lt;/author&gt;&lt;author&gt;Liira, J.&lt;/author&gt;&lt;author&gt;Part, T.&lt;/author&gt;&lt;author&gt;Thies, C.&lt;/author&gt;&lt;author&gt;Tscharntke, T.&lt;/author&gt;&lt;author&gt;Weisser, W. W.&lt;/author&gt;&lt;author&gt;Bommarco, R.&lt;/author&gt;&lt;/authors&gt;&lt;/contributors&gt;&lt;auth-address&gt;Swedish Univ Agr Sci, Dept Ecol, S-75007</w:instrText>
      </w:r>
      <w:r>
        <w:instrText xml:space="preserve"> Uppsala, Sweden Univ Tartu, Inst Ecol &amp;amp; Earth Sci, EE-51005 Tartu, Estonia Inst Integrat Biol, CH-8092 Zurich, Switzerland Wageningen Univ, Nat Conservat &amp;amp; Plant Ecol Grp, NL-6700 AA Wageningen, Netherlands Univ Jena, Inst Ecol, D-07743 Jena, Germ</w:instrText>
      </w:r>
      <w:r>
        <w:instrText>any Georg August Univ Goettingen, Dept Crop Sci, D-37077 Gottingen, Germany&lt;/auth-address&gt;&lt;titles&gt;&lt;title&gt;Mixed effects of organic farming and landscape complexity on farmland biodiversity and biological control potential across Europe&lt;/title&gt;&lt;secondary-tit</w:instrText>
      </w:r>
      <w:r>
        <w:instrText>le&gt;Journal of Applied Ecology&lt;/secondary-title&gt;&lt;alt-title&gt;J Appl Ecol&lt;/alt-title&gt;&lt;/titles&gt;&lt;periodical&gt;&lt;full-title&gt;Journal of Applied Ecology&lt;/full-title&gt;&lt;abbr-1&gt;J Appl Ecol&lt;/abbr-1&gt;&lt;/periodical&gt;&lt;alt-periodical&gt;&lt;full-title&gt;Journal of Applied Ecology&lt;/full-t</w:instrText>
      </w:r>
      <w:r>
        <w:instrText>itle&gt;&lt;abbr-1&gt;J Appl Ecol&lt;/abbr-1&gt;&lt;/alt-periodical&gt;&lt;pages&gt;570-579&lt;/pages&gt;&lt;volume&gt;48&lt;/volume&gt;&lt;number&gt;3&lt;/number&gt;&lt;keywords&gt;&lt;keyword&gt;agricultural intensification&lt;/keyword&gt;&lt;keyword&gt;agri-environment schemes&lt;/keyword&gt;&lt;keyword&gt;biological control&lt;/keyword&gt;&lt;keyword&gt;e</w:instrText>
      </w:r>
      <w:r>
        <w:instrText>cosystem services&lt;/keyword&gt;&lt;keyword&gt;landscape homogenization&lt;/keyword&gt;&lt;keyword&gt;species richness&lt;/keyword&gt;&lt;keyword&gt;agricultural intensification&lt;/keyword&gt;&lt;keyword&gt;conventional farms&lt;/keyword&gt;&lt;keyword&gt;ecosystem service&lt;/keyword&gt;&lt;keyword&gt;diversity&lt;/keyword&gt;&lt;ke</w:instrText>
      </w:r>
      <w:r>
        <w:instrText>yword&gt;context&lt;/keyword&gt;&lt;keyword&gt;habitat&lt;/keyword&gt;&lt;keyword&gt;agroecosystems&lt;/keyword&gt;&lt;keyword&gt;abundance&lt;/keyword&gt;&lt;keyword&gt;birds&lt;/keyword&gt;&lt;keyword&gt;pest&lt;/keyword&gt;&lt;/keywords&gt;&lt;dates&gt;&lt;year&gt;2011&lt;/year&gt;&lt;pub-dates&gt;&lt;date&gt;Jun&lt;/date&gt;&lt;/pub-dates&gt;&lt;/dates&gt;&lt;isbn&gt;0021-8901&lt;/</w:instrText>
      </w:r>
      <w:r>
        <w:instrText>isbn&gt;&lt;accession-num&gt;WOS:000290587100009&lt;/accession-num&gt;&lt;urls&gt;&lt;related-urls&gt;&lt;url&gt;&amp;lt;Go to ISI&amp;gt;://WOS:000290587100009&lt;/url&gt;&lt;/related-urls&gt;&lt;/urls&gt;&lt;electronic-resource-num&gt;10.1111/j.1365-2664.2010.01950.x&lt;/electronic-resource-num&gt;&lt;language&gt;English&lt;/languag</w:instrText>
      </w:r>
      <w:r>
        <w:instrText>e&gt;&lt;/record&gt;&lt;/Cite&gt;&lt;/EndNote&gt;</w:instrText>
      </w:r>
      <w:r w:rsidR="005357EF">
        <w:fldChar w:fldCharType="separate"/>
      </w:r>
      <w:r>
        <w:t>(Bianchi, Booij &amp; Tscharntke 2006; Marino &amp; Landis 1996; Marja et al. 2019; Winqvist et al. 2011)</w:t>
      </w:r>
      <w:r w:rsidR="005357EF">
        <w:fldChar w:fldCharType="end"/>
      </w:r>
      <w:r>
        <w:t>, future studies incorporating landscape effects will help advance our knowledge in predator-prey interactions in agro-ecosystem</w:t>
      </w:r>
      <w:r>
        <w:t xml:space="preserve">s.  </w:t>
      </w:r>
      <w:ins w:id="561" w:author="." w:date="2020-02-13T15:25:00Z">
        <w:r>
          <w:rPr>
            <w:color w:val="00B050"/>
            <w:u w:color="00B050"/>
          </w:rPr>
          <w:t>Second, it is possible that we</w:t>
        </w:r>
      </w:ins>
      <w:r>
        <w:rPr>
          <w:color w:val="00B050"/>
          <w:u w:color="00B050"/>
        </w:rPr>
        <w:t xml:space="preserve"> </w:t>
      </w:r>
      <w:ins w:id="562" w:author="." w:date="2020-02-13T15:28:00Z">
        <w:r>
          <w:rPr>
            <w:color w:val="00B050"/>
            <w:u w:color="00B050"/>
          </w:rPr>
          <w:t>did not to capture all prey</w:t>
        </w:r>
      </w:ins>
      <w:r>
        <w:rPr>
          <w:color w:val="00B050"/>
          <w:u w:color="00B050"/>
        </w:rPr>
        <w:t xml:space="preserve"> </w:t>
      </w:r>
      <w:ins w:id="563" w:author="." w:date="2020-02-13T15:51:00Z">
        <w:r>
          <w:rPr>
            <w:color w:val="00B050"/>
            <w:u w:color="00B050"/>
          </w:rPr>
          <w:t>sources of predator</w:t>
        </w:r>
      </w:ins>
      <w:r>
        <w:rPr>
          <w:color w:val="00B050"/>
          <w:u w:color="00B050"/>
        </w:rPr>
        <w:t>s</w:t>
      </w:r>
      <w:ins w:id="564" w:author="." w:date="2020-02-13T15:28:00Z">
        <w:r>
          <w:rPr>
            <w:color w:val="00B050"/>
            <w:u w:color="00B050"/>
          </w:rPr>
          <w:t xml:space="preserve"> in our analysis.  However,</w:t>
        </w:r>
      </w:ins>
      <w:r>
        <w:rPr>
          <w:color w:val="00B050"/>
          <w:u w:color="00B050"/>
        </w:rPr>
        <w:t xml:space="preserve"> </w:t>
      </w:r>
      <w:ins w:id="565" w:author="." w:date="2020-02-13T15:30:00Z">
        <w:r>
          <w:rPr>
            <w:color w:val="00B050"/>
            <w:u w:color="00B050"/>
          </w:rPr>
          <w:t>these potentially</w:t>
        </w:r>
      </w:ins>
      <w:r>
        <w:rPr>
          <w:color w:val="00B050"/>
          <w:u w:color="00B050"/>
        </w:rPr>
        <w:t xml:space="preserve"> </w:t>
      </w:r>
      <w:ins w:id="566" w:author="." w:date="2020-02-13T15:30:00Z">
        <w:r>
          <w:rPr>
            <w:color w:val="00B050"/>
            <w:u w:color="00B050"/>
          </w:rPr>
          <w:t>missing prey</w:t>
        </w:r>
      </w:ins>
      <w:r>
        <w:rPr>
          <w:color w:val="00B050"/>
          <w:u w:color="00B050"/>
        </w:rPr>
        <w:t xml:space="preserve"> </w:t>
      </w:r>
      <w:ins w:id="567" w:author="." w:date="2020-02-13T15:51:00Z">
        <w:r>
          <w:rPr>
            <w:color w:val="00B050"/>
            <w:u w:color="00B050"/>
          </w:rPr>
          <w:t>items, if any, ar</w:t>
        </w:r>
      </w:ins>
      <w:r>
        <w:rPr>
          <w:color w:val="00B050"/>
          <w:u w:color="00B050"/>
        </w:rPr>
        <w:t>e</w:t>
      </w:r>
      <w:ins w:id="568" w:author="." w:date="2020-02-13T15:35:00Z">
        <w:r>
          <w:rPr>
            <w:color w:val="00B050"/>
            <w:u w:color="00B050"/>
          </w:rPr>
          <w:t xml:space="preserve"> most likely to be rare in the field, and therefore they may no</w:t>
        </w:r>
      </w:ins>
      <w:r>
        <w:rPr>
          <w:color w:val="00B050"/>
          <w:u w:color="00B050"/>
        </w:rPr>
        <w:t>t</w:t>
      </w:r>
      <w:ins w:id="569" w:author="." w:date="2020-02-13T15:30:00Z">
        <w:r>
          <w:rPr>
            <w:color w:val="00B050"/>
            <w:u w:color="00B050"/>
          </w:rPr>
          <w:t xml:space="preserve"> constitute a significan</w:t>
        </w:r>
      </w:ins>
      <w:r>
        <w:rPr>
          <w:color w:val="00B050"/>
          <w:u w:color="00B050"/>
        </w:rPr>
        <w:t>t</w:t>
      </w:r>
      <w:ins w:id="570" w:author="." w:date="2020-02-13T15:30:00Z">
        <w:r>
          <w:rPr>
            <w:color w:val="00B050"/>
            <w:u w:color="00B050"/>
          </w:rPr>
          <w:t xml:space="preserve"> part of p</w:t>
        </w:r>
      </w:ins>
      <w:r>
        <w:rPr>
          <w:color w:val="00B050"/>
          <w:u w:color="00B050"/>
        </w:rPr>
        <w:t>r</w:t>
      </w:r>
      <w:ins w:id="571" w:author="." w:date="2020-02-13T15:31:00Z">
        <w:r>
          <w:rPr>
            <w:color w:val="00B050"/>
            <w:u w:color="00B050"/>
          </w:rPr>
          <w:t>edators’ diet</w:t>
        </w:r>
      </w:ins>
      <w:r>
        <w:rPr>
          <w:color w:val="00B050"/>
          <w:u w:color="00B050"/>
        </w:rPr>
        <w:t>.</w:t>
      </w:r>
      <w:ins w:id="572" w:author="." w:date="2020-02-13T15:45:00Z">
        <w:r>
          <w:rPr>
            <w:color w:val="00B050"/>
            <w:u w:color="00B050"/>
          </w:rPr>
          <w:t xml:space="preserve">  In fac</w:t>
        </w:r>
      </w:ins>
      <w:r>
        <w:rPr>
          <w:color w:val="00B050"/>
          <w:u w:color="00B050"/>
        </w:rPr>
        <w:t>t</w:t>
      </w:r>
      <w:ins w:id="573" w:author="." w:date="2020-02-13T15:45:00Z">
        <w:r>
          <w:rPr>
            <w:color w:val="00B050"/>
            <w:u w:color="00B050"/>
          </w:rPr>
          <w:t>, the three prey guilds in</w:t>
        </w:r>
      </w:ins>
      <w:r>
        <w:rPr>
          <w:color w:val="00B050"/>
          <w:u w:color="00B050"/>
        </w:rPr>
        <w:t xml:space="preserve"> </w:t>
      </w:r>
      <w:ins w:id="574" w:author="." w:date="2020-02-13T15:52:00Z">
        <w:r>
          <w:rPr>
            <w:color w:val="00B050"/>
            <w:u w:color="00B050"/>
          </w:rPr>
          <w:t>this stud</w:t>
        </w:r>
      </w:ins>
      <w:r>
        <w:rPr>
          <w:color w:val="00B050"/>
          <w:u w:color="00B050"/>
        </w:rPr>
        <w:t>y</w:t>
      </w:r>
      <w:ins w:id="575" w:author="." w:date="2020-02-13T15:45:00Z">
        <w:r>
          <w:rPr>
            <w:color w:val="00B050"/>
            <w:u w:color="00B050"/>
          </w:rPr>
          <w:t xml:space="preserve"> are the most common and abundant arthropods i</w:t>
        </w:r>
      </w:ins>
      <w:r>
        <w:rPr>
          <w:color w:val="00B050"/>
          <w:u w:color="00B050"/>
        </w:rPr>
        <w:t>n</w:t>
      </w:r>
      <w:ins w:id="576" w:author="." w:date="2020-02-13T15:48:00Z">
        <w:r>
          <w:rPr>
            <w:color w:val="00B050"/>
            <w:u w:color="00B050"/>
          </w:rPr>
          <w:t xml:space="preserve"> ou</w:t>
        </w:r>
      </w:ins>
      <w:r>
        <w:rPr>
          <w:color w:val="00B050"/>
          <w:u w:color="00B050"/>
        </w:rPr>
        <w:t>r</w:t>
      </w:r>
      <w:ins w:id="577" w:author="." w:date="2020-02-13T15:46:00Z">
        <w:r>
          <w:rPr>
            <w:color w:val="00B050"/>
            <w:u w:color="00B050"/>
          </w:rPr>
          <w:t xml:space="preserve"> study farms.  Due to the</w:t>
        </w:r>
      </w:ins>
      <w:r>
        <w:rPr>
          <w:color w:val="00B050"/>
          <w:u w:color="00B050"/>
        </w:rPr>
        <w:t xml:space="preserve"> </w:t>
      </w:r>
      <w:ins w:id="578" w:author="." w:date="2020-02-13T15:34:00Z">
        <w:r>
          <w:rPr>
            <w:color w:val="00B050"/>
            <w:u w:color="00B050"/>
          </w:rPr>
          <w:t>feeding nature of generalist pr</w:t>
        </w:r>
      </w:ins>
      <w:r>
        <w:rPr>
          <w:color w:val="00B050"/>
          <w:u w:color="00B050"/>
        </w:rPr>
        <w:t>e</w:t>
      </w:r>
      <w:ins w:id="579" w:author="." w:date="2020-02-13T15:34:00Z">
        <w:r>
          <w:rPr>
            <w:color w:val="00B050"/>
            <w:u w:color="00B050"/>
          </w:rPr>
          <w:t>dators (opportunistic fora</w:t>
        </w:r>
      </w:ins>
      <w:r>
        <w:rPr>
          <w:color w:val="00B050"/>
          <w:u w:color="00B050"/>
        </w:rPr>
        <w:t>g</w:t>
      </w:r>
      <w:ins w:id="580" w:author="." w:date="2020-02-13T15:34:00Z">
        <w:r>
          <w:rPr>
            <w:color w:val="00B050"/>
            <w:u w:color="00B050"/>
          </w:rPr>
          <w:t>ing with</w:t>
        </w:r>
      </w:ins>
      <w:r>
        <w:rPr>
          <w:color w:val="00B050"/>
          <w:u w:color="00B050"/>
        </w:rPr>
        <w:t xml:space="preserve"> </w:t>
      </w:r>
      <w:ins w:id="581" w:author="." w:date="2020-02-13T15:49:00Z">
        <w:r>
          <w:rPr>
            <w:color w:val="00B050"/>
            <w:u w:color="00B050"/>
          </w:rPr>
          <w:t>low prey preference),</w:t>
        </w:r>
      </w:ins>
      <w:r>
        <w:rPr>
          <w:color w:val="00B050"/>
          <w:u w:color="00B050"/>
        </w:rPr>
        <w:t xml:space="preserve"> </w:t>
      </w:r>
      <w:ins w:id="582" w:author="." w:date="2020-02-13T15:25:00Z">
        <w:r>
          <w:rPr>
            <w:color w:val="00B050"/>
            <w:u w:color="00B050"/>
          </w:rPr>
          <w:t>our stable isotope</w:t>
        </w:r>
      </w:ins>
      <w:r>
        <w:rPr>
          <w:color w:val="00B050"/>
          <w:u w:color="00B050"/>
        </w:rPr>
        <w:t xml:space="preserve"> </w:t>
      </w:r>
      <w:ins w:id="583" w:author="." w:date="2020-02-13T15:25:00Z">
        <w:r>
          <w:rPr>
            <w:color w:val="00B050"/>
            <w:u w:color="00B050"/>
          </w:rPr>
          <w:t>analysis shoul</w:t>
        </w:r>
      </w:ins>
      <w:r>
        <w:rPr>
          <w:color w:val="00B050"/>
          <w:u w:color="00B050"/>
        </w:rPr>
        <w:t>d</w:t>
      </w:r>
      <w:ins w:id="584" w:author="." w:date="2020-02-13T15:37:00Z">
        <w:r>
          <w:rPr>
            <w:color w:val="00B050"/>
            <w:u w:color="00B050"/>
          </w:rPr>
          <w:t xml:space="preserve"> reflect the general picture of</w:t>
        </w:r>
      </w:ins>
      <w:r>
        <w:rPr>
          <w:color w:val="00B050"/>
          <w:u w:color="00B050"/>
        </w:rPr>
        <w:t xml:space="preserve"> </w:t>
      </w:r>
      <w:ins w:id="585" w:author="." w:date="2020-02-13T15:49:00Z">
        <w:r>
          <w:rPr>
            <w:color w:val="00B050"/>
            <w:u w:color="00B050"/>
          </w:rPr>
          <w:t>predators’ die</w:t>
        </w:r>
      </w:ins>
      <w:r>
        <w:rPr>
          <w:color w:val="00B050"/>
          <w:u w:color="00B050"/>
        </w:rPr>
        <w:t>t</w:t>
      </w:r>
      <w:ins w:id="586" w:author="." w:date="2020-02-13T15:25:00Z">
        <w:r>
          <w:rPr>
            <w:color w:val="00B050"/>
            <w:u w:color="00B050"/>
          </w:rPr>
          <w:t>.</w:t>
        </w:r>
        <w:r>
          <w:rPr>
            <w:color w:val="FF0000"/>
            <w:u w:color="FF0000"/>
          </w:rPr>
          <w:t xml:space="preserve"> </w:t>
        </w:r>
      </w:ins>
      <w:r>
        <w:rPr>
          <w:color w:val="FF0000"/>
          <w:u w:color="FF0000"/>
        </w:rPr>
        <w:t xml:space="preserve"> </w:t>
      </w:r>
      <w:ins w:id="587" w:author="." w:date="2020-02-13T15:23:00Z">
        <w:r>
          <w:t>Finally</w:t>
        </w:r>
      </w:ins>
      <w:del w:id="588" w:author="." w:date="2020-02-13T15:23:00Z">
        <w:r>
          <w:delText>Second</w:delText>
        </w:r>
      </w:del>
      <w:r>
        <w:t>, a strong per capita effect of predators on pests (i.e., consumption effect) revealed by this study may not necessarily translate into an effective suppression of pest populati</w:t>
      </w:r>
      <w:r>
        <w:t xml:space="preserve">ons in the field, since the suppression will depend on not only the per capita effect of predators, but also the density and diversity of predators in the field </w:t>
      </w:r>
      <w:r w:rsidR="005357EF">
        <w:fldChar w:fldCharType="begin"/>
      </w:r>
      <w:r>
        <w:instrText xml:space="preserve"> ADDIN EN.CITE &lt;EndNote&gt;&lt;Cite  &gt;&lt;Author&gt;Duelli&lt;/Author&gt;&lt;Year&gt;2003&lt;/Year&gt;&lt;RecNum&gt;798&lt;/RecNum&gt;&lt;Di</w:instrText>
      </w:r>
      <w:r>
        <w:instrText>splayText&gt;(Duelli &amp; Obrist 2003; Letourneau et al. 2009)&lt;/DisplayText&gt;&lt;record&gt;&lt;rec-number&gt;798&lt;/rec-number&gt;&lt;foreign-keys&gt;&lt;key app="EN" db-id="s2a9tdf5ptxsr1ex5t7x9av4z2zfr0vx0dev" timestamp="1565023160"&gt;798&lt;/key&gt;&lt;/foreign-keys&gt;&lt;ref-type name="Journal Articl</w:instrText>
      </w:r>
      <w:r>
        <w:instrText>e"&gt;17&lt;/ref-type&gt;&lt;contributors&gt;&lt;authors&gt;&lt;author&gt;Duelli, P.&lt;/author&gt;&lt;author&gt;Obrist, M. K.&lt;/author&gt;&lt;/authors&gt;&lt;/contributors&gt;&lt;auth-address&gt;Swiss Fed Res Inst WSL, CH-8903 Birmensdorf, Switzerland&lt;/auth-address&gt;&lt;titles&gt;&lt;title&gt;Biodiversity indicators: the choice</w:instrText>
      </w:r>
      <w:r>
        <w:instrText xml:space="preserve"> of values and measures&lt;/title&gt;&lt;secondary-title&gt;Agriculture Ecosystems &amp;amp; Environment&lt;/secondary-title&gt;&lt;alt-title&gt;Agr Ecosyst Environ&lt;/alt-title&gt;&lt;/titles&gt;&lt;periodical&gt;&lt;full-title&gt;Agriculture Ecosystems &amp;amp; Environment&lt;/full-title&gt;&lt;abbr-1&gt;Agr Ecosyst En</w:instrText>
      </w:r>
      <w:r>
        <w:instrText>viron&lt;/abbr-1&gt;&lt;/periodical&gt;&lt;alt-periodical&gt;&lt;full-title&gt;Agriculture Ecosystems &amp;amp; Environment&lt;/full-title&gt;&lt;abbr-1&gt;Agr Ecosyst Environ&lt;/abbr-1&gt;&lt;/alt-periodical&gt;&lt;pages&gt;87-98&lt;/pages&gt;&lt;volume&gt;98&lt;/volume&gt;&lt;number&gt;1-3&lt;/number&gt;&lt;keywords&gt;&lt;keyword&gt;biodiversity&lt;/key</w:instrText>
      </w:r>
      <w:r>
        <w:instrText>word&gt;&lt;keyword&gt;indicator&lt;/keyword&gt;&lt;keyword&gt;arthropods&lt;/keyword&gt;&lt;keyword&gt;correlate&lt;/keyword&gt;&lt;keyword&gt;agri-environment schemes&lt;/keyword&gt;&lt;keyword&gt;species richness&lt;/keyword&gt;&lt;keyword&gt;agricultural landscapes&lt;/keyword&gt;&lt;keyword&gt;conservation&lt;/keyword&gt;&lt;keyword&gt;divers</w:instrText>
      </w:r>
      <w:r>
        <w:instrText>ity&lt;/keyword&gt;&lt;keyword&gt;surrogate&lt;/keyword&gt;&lt;keyword&gt;insects&lt;/keyword&gt;&lt;keyword&gt;protect&lt;/keyword&gt;&lt;keyword&gt;tests&lt;/keyword&gt;&lt;keyword&gt;areas&lt;/keyword&gt;&lt;/keywords&gt;&lt;dates&gt;&lt;year&gt;2003&lt;/year&gt;&lt;pub-dates&gt;&lt;date&gt;Sep&lt;/date&gt;&lt;/pub-dates&gt;&lt;/dates&gt;&lt;isbn&gt;0167-8809&lt;/isbn&gt;&lt;accession-</w:instrText>
      </w:r>
      <w:r>
        <w:instrText>num&gt;WOS:000185579900005&lt;/accession-num&gt;&lt;urls&gt;&lt;related-urls&gt;&lt;url&gt;&amp;lt;Go to ISI&amp;gt;://WOS:000185579900005&lt;/url&gt;&lt;/related-urls&gt;&lt;/urls&gt;&lt;electronic-resource-num&gt;10.1016/S0167-8809(03)00072-0&lt;/electronic-resource-num&gt;&lt;language&gt;English&lt;/language&gt;&lt;/record&gt;&lt;/Cite&gt;&lt;</w:instrText>
      </w:r>
      <w:r>
        <w:instrText>Cite  &gt;&lt;Author&gt;Letourneau&lt;/Author&gt;&lt;Year&gt;2009&lt;/Year&gt;&lt;RecNum&gt;799&lt;/RecNum&gt;&lt;record&gt;&lt;rec-number&gt;799&lt;/rec-number&gt;&lt;foreign-keys&gt;&lt;key app="EN" db-id="s2a9tdf5ptxsr1ex5t7x9av4z2zfr0vx0dev" timestamp="1565023214"&gt;799&lt;/key&gt;&lt;/foreign-keys&gt;&lt;ref-type name="Journal Artic</w:instrText>
      </w:r>
      <w:r>
        <w:instrText>le"&gt;17&lt;/ref-type&gt;&lt;contributors&gt;&lt;authors&gt;&lt;author&gt;Letourneau, D. K.&lt;/author&gt;&lt;author&gt;Jedlicka, J. A.&lt;/author&gt;&lt;author&gt;Bothwell, S. G.&lt;/author&gt;&lt;author&gt;Moreno, C. R.&lt;/author&gt;&lt;/authors&gt;&lt;/contributors&gt;&lt;auth-address&gt;Univ Calif Santa Cruz, Dept Environm Studies, San</w:instrText>
      </w:r>
      <w:r>
        <w:instrText>ta Cruz, CA 95064 USA&lt;/auth-address&gt;&lt;titles&gt;&lt;title&gt;Effects of natural enemy biodiversity on the suppression of arthropod herbivores in terrestrial ecosystems&lt;/title&gt;&lt;secondary-title&gt;Annual Review of Ecology Evolution and Systematics&lt;/secondary-title&gt;&lt;alt-t</w:instrText>
      </w:r>
      <w:r>
        <w:instrText>itle&gt;Annu Rev Ecol Evol S&lt;/alt-title&gt;&lt;/titles&gt;&lt;periodical&gt;&lt;full-title&gt;Annual Review of Ecology Evolution and Systematics&lt;/full-title&gt;&lt;abbr-1&gt;Annu Rev Ecol Evol S&lt;/abbr-1&gt;&lt;/periodical&gt;&lt;alt-periodical&gt;&lt;full-title&gt;Annual Review of Ecology Evolution and System</w:instrText>
      </w:r>
      <w:r>
        <w:instrText xml:space="preserve">atics&lt;/full-title&gt;&lt;abbr-1&gt;Annu Rev Ecol Evol S&lt;/abbr-1&gt;&lt;/alt-periodical&gt;&lt;pages&gt;573-592&lt;/pages&gt;&lt;volume&gt;40&lt;/volume&gt;&lt;keywords&gt;&lt;keyword&gt;carnivores&lt;/keyword&gt;&lt;keyword&gt;meta-analysis&lt;/keyword&gt;&lt;keyword&gt;parasitism&lt;/keyword&gt;&lt;keyword&gt;parasitoid&lt;/keyword&gt;&lt;keyword&gt;pest </w:instrText>
      </w:r>
      <w:r>
        <w:instrText>control&lt;/keyword&gt;&lt;keyword&gt;predation&lt;/keyword&gt;&lt;keyword&gt;predator&lt;/keyword&gt;&lt;keyword&gt;species richness&lt;/keyword&gt;&lt;keyword&gt;biological-control agent&lt;/keyword&gt;&lt;keyword&gt;colorado potato beetle&lt;/keyword&gt;&lt;keyword&gt;intraguild predation&lt;/keyword&gt;&lt;keyword&gt;species-richness&lt;</w:instrText>
      </w:r>
      <w:r>
        <w:instrText>/keyword&gt;&lt;keyword&gt;trophic cascades&lt;/keyword&gt;&lt;keyword&gt;food-web&lt;/keyword&gt;&lt;keyword&gt;land-use&lt;/keyword&gt;&lt;keyword&gt;agricultural intensification&lt;/keyword&gt;&lt;keyword&gt;apparent competition&lt;/keyword&gt;&lt;keyword&gt;generalist predators&lt;/keyword&gt;&lt;/keywords&gt;&lt;dates&gt;&lt;year&gt;2009&lt;/yea</w:instrText>
      </w:r>
      <w:r>
        <w:instrText>r&gt;&lt;/dates&gt;&lt;isbn&gt;1543-592x&lt;/isbn&gt;&lt;accession-num&gt;WOS:000272455700027&lt;/accession-num&gt;&lt;urls&gt;&lt;related-urls&gt;&lt;url&gt;&amp;lt;Go to ISI&amp;gt;://WOS:000272455700027&lt;/url&gt;&lt;/related-urls&gt;&lt;/urls&gt;&lt;electronic-resource-num&gt;10.1146/annurev.ecolsys.110308.120320&lt;/electronic-resourc</w:instrText>
      </w:r>
      <w:r>
        <w:instrText>e-num&gt;&lt;language&gt;English&lt;/language&gt;&lt;/record&gt;&lt;/Cite&gt;&lt;/EndNote&gt;</w:instrText>
      </w:r>
      <w:r w:rsidR="005357EF">
        <w:fldChar w:fldCharType="separate"/>
      </w:r>
      <w:r>
        <w:t>(Duelli &amp; Obrist 2003; Letourneau et al. 2009)</w:t>
      </w:r>
      <w:r w:rsidR="005357EF">
        <w:fldChar w:fldCharType="end"/>
      </w:r>
      <w:r>
        <w:t xml:space="preserve">.  </w:t>
      </w:r>
      <w:del w:id="589" w:author="." w:date="2020-02-14T22:59:00Z">
        <w:r>
          <w:delText>Thus</w:delText>
        </w:r>
      </w:del>
      <w:ins w:id="590" w:author="." w:date="2020-02-14T22:59:00Z">
        <w:r>
          <w:t>As a result</w:t>
        </w:r>
      </w:ins>
      <w:r>
        <w:t xml:space="preserve">, </w:t>
      </w:r>
      <w:ins w:id="591" w:author="." w:date="2020-02-13T23:16:00Z">
        <w:r>
          <w:t>future work would require incorporating these two aspects to</w:t>
        </w:r>
      </w:ins>
      <w:r>
        <w:t xml:space="preserve"> </w:t>
      </w:r>
      <w:ins w:id="592" w:author="." w:date="2020-02-13T23:18:00Z">
        <w:r>
          <w:t>investigate the overall ecological effects of predator</w:t>
        </w:r>
      </w:ins>
      <w:r>
        <w:t>s</w:t>
      </w:r>
      <w:ins w:id="593" w:author="." w:date="2020-02-13T23:16:00Z">
        <w:r>
          <w:t xml:space="preserve"> on pests, and</w:t>
        </w:r>
      </w:ins>
      <w:r>
        <w:t xml:space="preserve"> complementing stable isotope analysis with field </w:t>
      </w:r>
      <w:ins w:id="594" w:author="." w:date="2020-02-13T23:17:00Z">
        <w:r>
          <w:t>observations and other</w:t>
        </w:r>
      </w:ins>
      <w:r>
        <w:t xml:space="preserve"> experiment</w:t>
      </w:r>
      <w:ins w:id="595" w:author="." w:date="2020-02-14T19:36:00Z">
        <w:r>
          <w:t>al approaches such as molecular gut-content</w:t>
        </w:r>
      </w:ins>
      <w:r>
        <w:t xml:space="preserve"> </w:t>
      </w:r>
      <w:ins w:id="596" w:author="." w:date="2020-02-14T19:37:00Z">
        <w:r>
          <w:t>analysis</w:t>
        </w:r>
      </w:ins>
      <w:del w:id="597" w:author="." w:date="2020-02-14T19:36:00Z">
        <w:r>
          <w:delText>s</w:delText>
        </w:r>
      </w:del>
      <w:r>
        <w:t xml:space="preserve"> should help clarify the link between per capita </w:t>
      </w:r>
      <w:del w:id="598" w:author="." w:date="2020-02-13T23:19:00Z">
        <w:r>
          <w:delText xml:space="preserve">effect </w:delText>
        </w:r>
      </w:del>
      <w:ins w:id="599" w:author="." w:date="2020-02-13T23:19:00Z">
        <w:r>
          <w:t>pest consumption b</w:t>
        </w:r>
      </w:ins>
      <w:r>
        <w:t>y</w:t>
      </w:r>
      <w:del w:id="600" w:author="." w:date="2020-02-13T23:19:00Z">
        <w:r>
          <w:delText>of</w:delText>
        </w:r>
      </w:del>
      <w:r>
        <w:t xml:space="preserve"> predators and pest populatio</w:t>
      </w:r>
      <w:r>
        <w:t>n dynamics.</w:t>
      </w:r>
    </w:p>
    <w:p w:rsidR="005357EF" w:rsidRDefault="005357EF">
      <w:pPr>
        <w:pStyle w:val="Normal1"/>
        <w:spacing w:line="480" w:lineRule="auto"/>
        <w:rPr>
          <w:del w:id="601" w:author="." w:date="2020-02-13T23:16:00Z"/>
        </w:rPr>
      </w:pPr>
    </w:p>
    <w:p w:rsidR="005357EF" w:rsidRDefault="00115E1E">
      <w:pPr>
        <w:spacing w:line="480" w:lineRule="auto"/>
        <w:jc w:val="center"/>
        <w:rPr>
          <w:b/>
          <w:bCs/>
          <w:i/>
          <w:iCs/>
        </w:rPr>
      </w:pPr>
      <w:r>
        <w:rPr>
          <w:b/>
          <w:bCs/>
          <w:i/>
          <w:iCs/>
        </w:rPr>
        <w:t>Conclusions</w:t>
      </w:r>
    </w:p>
    <w:p w:rsidR="005357EF" w:rsidRDefault="00115E1E">
      <w:pPr>
        <w:pStyle w:val="Normal1"/>
        <w:spacing w:line="480" w:lineRule="auto"/>
        <w:ind w:firstLine="480"/>
      </w:pPr>
      <w:r>
        <w:t>While arthropod generalist predators are ubiquitous in agro-ecosystems, their</w:t>
      </w:r>
      <w:ins w:id="602" w:author="." w:date="2020-02-13T20:06:00Z">
        <w:r>
          <w:t xml:space="preserve"> </w:t>
        </w:r>
        <w:proofErr w:type="spellStart"/>
        <w:r>
          <w:t>trophi</w:t>
        </w:r>
      </w:ins>
      <w:r>
        <w:t>c</w:t>
      </w:r>
      <w:proofErr w:type="spellEnd"/>
      <w:ins w:id="603" w:author="." w:date="2020-02-13T20:06:00Z">
        <w:r>
          <w:t xml:space="preserve"> interactions with pests and alternative prey under field condition</w:t>
        </w:r>
      </w:ins>
      <w:r>
        <w:t>s</w:t>
      </w:r>
      <w:del w:id="604" w:author="." w:date="2020-02-13T20:06:00Z">
        <w:r>
          <w:delText xml:space="preserve"> role in suppressing crop </w:delText>
        </w:r>
        <w:r>
          <w:lastRenderedPageBreak/>
          <w:delText>pests</w:delText>
        </w:r>
      </w:del>
      <w:ins w:id="605" w:author="." w:date="2020-02-13T20:07:00Z">
        <w:r>
          <w:t xml:space="preserve"> remains</w:t>
        </w:r>
      </w:ins>
      <w:r>
        <w:t xml:space="preserve"> </w:t>
      </w:r>
      <w:ins w:id="606" w:author="." w:date="2020-02-13T20:07:00Z">
        <w:r>
          <w:t>unclear</w:t>
        </w:r>
      </w:ins>
      <w:del w:id="607" w:author="." w:date="2020-02-13T20:07:00Z">
        <w:r>
          <w:delText>have been a subject of debate</w:delText>
        </w:r>
      </w:del>
      <w:r>
        <w:t xml:space="preserve">.  To </w:t>
      </w:r>
      <w:del w:id="608" w:author="." w:date="2020-02-13T20:09:00Z">
        <w:r>
          <w:delText>evaluate the biocontrol efficacy o</w:delText>
        </w:r>
      </w:del>
      <w:del w:id="609" w:author="Jia Ang Ou" w:date="2020-02-27T17:17:00Z">
        <w:r>
          <w:delText>f</w:delText>
        </w:r>
      </w:del>
      <w:ins w:id="610" w:author="." w:date="2020-02-13T20:09:00Z">
        <w:r>
          <w:t xml:space="preserve">examine the </w:t>
        </w:r>
        <w:proofErr w:type="spellStart"/>
        <w:r>
          <w:t>trophi</w:t>
        </w:r>
      </w:ins>
      <w:r>
        <w:t>c</w:t>
      </w:r>
      <w:proofErr w:type="spellEnd"/>
      <w:ins w:id="611" w:author="." w:date="2020-02-13T20:09:00Z">
        <w:r>
          <w:t xml:space="preserve"> dynamics of</w:t>
        </w:r>
      </w:ins>
      <w:r>
        <w:t xml:space="preserve"> arthropod generalist predators, this study surveyed arthropod communities and applied stable isotope analysis to quantify the diet composition of </w:t>
      </w:r>
      <w:del w:id="612" w:author="." w:date="2020-02-13T20:10:00Z">
        <w:r>
          <w:delText>the</w:delText>
        </w:r>
      </w:del>
      <w:r>
        <w:t xml:space="preserve"> predators at different crop stage</w:t>
      </w:r>
      <w:r>
        <w:t>s in organic and conventional rice farms.  The findings indicate three main points: 1) Arthropod</w:t>
      </w:r>
      <w:r>
        <w:rPr>
          <w:i/>
          <w:iCs/>
        </w:rPr>
        <w:t xml:space="preserve"> </w:t>
      </w:r>
      <w:r>
        <w:t>generalist</w:t>
      </w:r>
      <w:r>
        <w:rPr>
          <w:i/>
          <w:iCs/>
        </w:rPr>
        <w:t xml:space="preserve"> </w:t>
      </w:r>
      <w:r>
        <w:t xml:space="preserve">predators in both organic and conventional farms consumed increasing proportions of rice herbivores </w:t>
      </w:r>
      <w:del w:id="613" w:author="Jia Ang Ou" w:date="2020-02-27T17:18:00Z">
        <w:r>
          <w:delText xml:space="preserve">in their diet </w:delText>
        </w:r>
      </w:del>
      <w:r>
        <w:t xml:space="preserve">over crop stage (from 34-55% at </w:t>
      </w:r>
      <w:proofErr w:type="spellStart"/>
      <w:r>
        <w:t>ti</w:t>
      </w:r>
      <w:r>
        <w:t>llering</w:t>
      </w:r>
      <w:proofErr w:type="spellEnd"/>
      <w:r>
        <w:t xml:space="preserve"> to 90-93% at ripening stage), suggesting an increasing</w:t>
      </w:r>
      <w:ins w:id="614" w:author="." w:date="2020-02-13T20:14:00Z">
        <w:r>
          <w:t xml:space="preserve"> per capita</w:t>
        </w:r>
      </w:ins>
      <w:r>
        <w:t xml:space="preserve"> </w:t>
      </w:r>
      <w:ins w:id="615" w:author="." w:date="2020-02-13T20:15:00Z">
        <w:r>
          <w:t>suppression on pes</w:t>
        </w:r>
      </w:ins>
      <w:r>
        <w:t>t</w:t>
      </w:r>
      <w:ins w:id="616" w:author="." w:date="2020-02-13T20:15:00Z">
        <w:r>
          <w:t>s</w:t>
        </w:r>
      </w:ins>
      <w:del w:id="617" w:author="." w:date="2020-02-13T20:15:00Z">
        <w:r>
          <w:delText xml:space="preserve"> biocontrol efficac</w:delText>
        </w:r>
      </w:del>
      <w:del w:id="618" w:author="Jia Ang Ou" w:date="2020-02-27T17:18:00Z">
        <w:r>
          <w:delText>y</w:delText>
        </w:r>
      </w:del>
      <w:del w:id="619" w:author="." w:date="2020-02-13T20:15:00Z">
        <w:r>
          <w:delText xml:space="preserve"> of</w:delText>
        </w:r>
      </w:del>
      <w:ins w:id="620" w:author="." w:date="2020-02-13T20:15:00Z">
        <w:r>
          <w:t xml:space="preserve"> by</w:t>
        </w:r>
      </w:ins>
      <w:del w:id="621" w:author="." w:date="2020-02-13T20:15:00Z">
        <w:r>
          <w:delText xml:space="preserve"> generalist</w:delText>
        </w:r>
      </w:del>
      <w:ins w:id="622" w:author="." w:date="2020-02-13T20:15:00Z">
        <w:r>
          <w:t xml:space="preserve"> these</w:t>
        </w:r>
      </w:ins>
      <w:r>
        <w:t xml:space="preserve"> predators over time.  2) The </w:t>
      </w:r>
      <w:del w:id="623" w:author="." w:date="2020-02-13T20:16:00Z">
        <w:r>
          <w:delText>biocontrol potential (</w:delText>
        </w:r>
      </w:del>
      <w:r>
        <w:t>per capita pest consumption</w:t>
      </w:r>
      <w:del w:id="624" w:author="." w:date="2020-02-13T20:16:00Z">
        <w:r>
          <w:delText>) of</w:delText>
        </w:r>
      </w:del>
      <w:r>
        <w:t xml:space="preserve"> </w:t>
      </w:r>
      <w:ins w:id="625" w:author="." w:date="2020-02-13T20:32:00Z">
        <w:r>
          <w:t xml:space="preserve"> by </w:t>
        </w:r>
      </w:ins>
      <w:r>
        <w:t xml:space="preserve">the predators was surprisingly higher </w:t>
      </w:r>
      <w:ins w:id="626" w:author="." w:date="2020-02-13T20:17:00Z">
        <w:r>
          <w:t>in</w:t>
        </w:r>
      </w:ins>
      <w:del w:id="627" w:author="." w:date="2020-02-13T20:17:00Z">
        <w:r>
          <w:delText>for</w:delText>
        </w:r>
      </w:del>
      <w:r>
        <w:t xml:space="preserve"> conventional farms than organic farms at the </w:t>
      </w:r>
      <w:proofErr w:type="spellStart"/>
      <w:r>
        <w:t>tillering</w:t>
      </w:r>
      <w:proofErr w:type="spellEnd"/>
      <w:r>
        <w:t xml:space="preserve"> and flowering stages, highlighting the</w:t>
      </w:r>
      <w:ins w:id="628" w:author="." w:date="2020-02-13T20:32:00Z">
        <w:r>
          <w:t>ir</w:t>
        </w:r>
      </w:ins>
      <w:r>
        <w:t xml:space="preserve"> </w:t>
      </w:r>
      <w:ins w:id="629" w:author="." w:date="2020-02-13T20:33:00Z">
        <w:r>
          <w:t xml:space="preserve">important yet </w:t>
        </w:r>
      </w:ins>
      <w:r>
        <w:t xml:space="preserve">underappreciated </w:t>
      </w:r>
      <w:ins w:id="630" w:author="." w:date="2020-02-13T20:17:00Z">
        <w:r>
          <w:t xml:space="preserve">functional </w:t>
        </w:r>
      </w:ins>
      <w:r>
        <w:t xml:space="preserve">role </w:t>
      </w:r>
      <w:del w:id="631" w:author="." w:date="2020-02-13T20:33:00Z">
        <w:r>
          <w:delText xml:space="preserve">of predators </w:delText>
        </w:r>
      </w:del>
      <w:r>
        <w:t xml:space="preserve">as </w:t>
      </w:r>
      <w:ins w:id="632" w:author="." w:date="2020-02-13T20:18:00Z">
        <w:r>
          <w:t xml:space="preserve">potential </w:t>
        </w:r>
      </w:ins>
      <w:proofErr w:type="spellStart"/>
      <w:r>
        <w:t>biocontrol</w:t>
      </w:r>
      <w:proofErr w:type="spellEnd"/>
      <w:r>
        <w:t xml:space="preserve"> agents in conventional farms.  3) Contrary to the common view that </w:t>
      </w:r>
      <w:proofErr w:type="spellStart"/>
      <w:ins w:id="633" w:author="Jia Ang Ou" w:date="2020-02-27T17:20:00Z">
        <w:r>
          <w:t>biocontrol</w:t>
        </w:r>
        <w:proofErr w:type="spellEnd"/>
        <w:r>
          <w:t xml:space="preserve"> by </w:t>
        </w:r>
      </w:ins>
      <w:r>
        <w:t xml:space="preserve">arthropod generalist predators </w:t>
      </w:r>
      <w:ins w:id="634" w:author="Jia Ang Ou" w:date="2020-02-27T17:19:00Z">
        <w:r>
          <w:t xml:space="preserve">may be attenuated </w:t>
        </w:r>
      </w:ins>
      <w:ins w:id="635" w:author="." w:date="2020-02-13T20:38:00Z">
        <w:del w:id="636" w:author="Jia Ang Ou" w:date="2020-02-27T17:19:00Z">
          <w:r>
            <w:delText xml:space="preserve">could be distracted </w:delText>
          </w:r>
        </w:del>
        <w:r>
          <w:t>by</w:t>
        </w:r>
      </w:ins>
      <w:ins w:id="637" w:author="Jia Ang Ou" w:date="2020-02-27T17:21:00Z">
        <w:r>
          <w:t xml:space="preserve"> the</w:t>
        </w:r>
      </w:ins>
      <w:ins w:id="638" w:author="." w:date="2020-02-13T20:38:00Z">
        <w:r>
          <w:t xml:space="preserve"> </w:t>
        </w:r>
      </w:ins>
      <w:ins w:id="639" w:author="Jia Ang Ou" w:date="2020-02-27T17:20:00Z">
        <w:r>
          <w:t xml:space="preserve">presence of </w:t>
        </w:r>
      </w:ins>
      <w:ins w:id="640" w:author="." w:date="2020-02-13T20:38:00Z">
        <w:r>
          <w:t>non</w:t>
        </w:r>
      </w:ins>
      <w:r>
        <w:t>-</w:t>
      </w:r>
      <w:ins w:id="641" w:author="." w:date="2020-02-13T20:41:00Z">
        <w:r>
          <w:t>pest species</w:t>
        </w:r>
        <w:del w:id="642" w:author="Jia Ang Ou" w:date="2020-02-27T17:19:00Z">
          <w:r>
            <w:delText xml:space="preserve"> and thus</w:delText>
          </w:r>
        </w:del>
      </w:ins>
      <w:del w:id="643" w:author="Jia Ang Ou" w:date="2020-02-27T17:19:00Z">
        <w:r>
          <w:delText xml:space="preserve"> may not be efficient biocontrol agents</w:delText>
        </w:r>
      </w:del>
      <w:r>
        <w:t>, t</w:t>
      </w:r>
      <w:commentRangeStart w:id="644"/>
      <w:r>
        <w:t>his study</w:t>
      </w:r>
      <w:r>
        <w:t xml:space="preserve"> demonstrated </w:t>
      </w:r>
      <w:del w:id="645" w:author="." w:date="2020-02-13T20:18:00Z">
        <w:r>
          <w:delText>strong per capita</w:delText>
        </w:r>
      </w:del>
      <w:ins w:id="646" w:author="." w:date="2020-02-13T20:19:00Z">
        <w:r>
          <w:t>increasing</w:t>
        </w:r>
      </w:ins>
      <w:r>
        <w:t xml:space="preserve"> </w:t>
      </w:r>
      <w:ins w:id="647" w:author="." w:date="2020-02-13T20:35:00Z">
        <w:r>
          <w:t xml:space="preserve">per capita </w:t>
        </w:r>
      </w:ins>
      <w:r>
        <w:t>pest consumption by the predators</w:t>
      </w:r>
      <w:ins w:id="648" w:author="." w:date="2020-02-13T20:19:00Z">
        <w:r>
          <w:t xml:space="preserve"> with increasing pest abundance in the fiel</w:t>
        </w:r>
      </w:ins>
      <w:r>
        <w:t>d</w:t>
      </w:r>
      <w:commentRangeEnd w:id="644"/>
      <w:r>
        <w:commentReference w:id="644"/>
      </w:r>
      <w:r>
        <w:t xml:space="preserve">.  Taken together, we conclude that agricultural management schemes promoting populations of </w:t>
      </w:r>
      <w:ins w:id="649" w:author="." w:date="2020-02-13T20:44:00Z">
        <w:r>
          <w:t xml:space="preserve">arthropod </w:t>
        </w:r>
      </w:ins>
      <w:r>
        <w:t>generalist predators</w:t>
      </w:r>
      <w:r>
        <w:t xml:space="preserve"> will likely benefit pest control and should be integrated into modern agriculture.</w:t>
      </w:r>
    </w:p>
    <w:p w:rsidR="005357EF" w:rsidRDefault="005357EF">
      <w:pPr>
        <w:spacing w:line="480" w:lineRule="auto"/>
        <w:ind w:firstLine="480"/>
        <w:rPr>
          <w:color w:val="FF0000"/>
          <w:u w:color="FF0000"/>
        </w:rPr>
      </w:pPr>
    </w:p>
    <w:p w:rsidR="005357EF" w:rsidRDefault="00115E1E">
      <w:pPr>
        <w:spacing w:line="480" w:lineRule="auto"/>
        <w:rPr>
          <w:b/>
          <w:bCs/>
        </w:rPr>
      </w:pPr>
      <w:r>
        <w:rPr>
          <w:b/>
          <w:bCs/>
        </w:rPr>
        <w:t>Authors’ contributions</w:t>
      </w:r>
    </w:p>
    <w:p w:rsidR="005357EF" w:rsidRDefault="00115E1E">
      <w:pPr>
        <w:spacing w:line="480" w:lineRule="auto"/>
      </w:pPr>
      <w:proofErr w:type="gramStart"/>
      <w:r>
        <w:t>G.-C. Hsu, J.-A.</w:t>
      </w:r>
      <w:proofErr w:type="gramEnd"/>
      <w:r>
        <w:t xml:space="preserve"> </w:t>
      </w:r>
      <w:proofErr w:type="spellStart"/>
      <w:proofErr w:type="gramStart"/>
      <w:r>
        <w:t>Ou</w:t>
      </w:r>
      <w:proofErr w:type="spellEnd"/>
      <w:r>
        <w:t>,</w:t>
      </w:r>
      <w:proofErr w:type="gramEnd"/>
      <w:r>
        <w:t xml:space="preserve"> and C.-K. Ho designed and conducted the experiments and wrote the manuscript.  </w:t>
      </w:r>
      <w:proofErr w:type="gramStart"/>
      <w:r>
        <w:t>G.-C. Hsu and J.-A.</w:t>
      </w:r>
      <w:proofErr w:type="gramEnd"/>
      <w:r>
        <w:t xml:space="preserve"> </w:t>
      </w:r>
      <w:proofErr w:type="spellStart"/>
      <w:r>
        <w:t>Ou</w:t>
      </w:r>
      <w:proofErr w:type="spellEnd"/>
      <w:r>
        <w:t xml:space="preserve"> performed statistical ana</w:t>
      </w:r>
      <w:r>
        <w:t>lyses.</w:t>
      </w:r>
    </w:p>
    <w:p w:rsidR="005357EF" w:rsidRDefault="005357EF">
      <w:pPr>
        <w:pStyle w:val="a5"/>
        <w:spacing w:line="480" w:lineRule="auto"/>
        <w:rPr>
          <w:b/>
          <w:bCs/>
          <w:color w:val="FF0000"/>
          <w:u w:color="FF0000"/>
        </w:rPr>
      </w:pPr>
    </w:p>
    <w:p w:rsidR="005357EF" w:rsidRDefault="00115E1E">
      <w:pPr>
        <w:pStyle w:val="a5"/>
        <w:spacing w:line="480" w:lineRule="auto"/>
        <w:rPr>
          <w:b/>
          <w:bCs/>
        </w:rPr>
      </w:pPr>
      <w:r>
        <w:rPr>
          <w:b/>
          <w:bCs/>
        </w:rPr>
        <w:t xml:space="preserve">Data Accessibility </w:t>
      </w:r>
    </w:p>
    <w:p w:rsidR="005357EF" w:rsidRDefault="00115E1E">
      <w:pPr>
        <w:pStyle w:val="a5"/>
        <w:spacing w:line="480" w:lineRule="auto"/>
      </w:pPr>
      <w:r>
        <w:t>We will archive our data in Dryad Digital Repository should the manuscript be accepted.</w:t>
      </w:r>
    </w:p>
    <w:p w:rsidR="005357EF" w:rsidRDefault="005357EF">
      <w:pPr>
        <w:spacing w:line="480" w:lineRule="auto"/>
        <w:rPr>
          <w:b/>
          <w:bCs/>
        </w:rPr>
      </w:pPr>
    </w:p>
    <w:p w:rsidR="005357EF" w:rsidRDefault="00115E1E">
      <w:pPr>
        <w:spacing w:line="480" w:lineRule="auto"/>
        <w:rPr>
          <w:b/>
          <w:bCs/>
        </w:rPr>
      </w:pPr>
      <w:r>
        <w:rPr>
          <w:b/>
          <w:bCs/>
        </w:rPr>
        <w:t>Acknowledgements</w:t>
      </w:r>
    </w:p>
    <w:p w:rsidR="005357EF" w:rsidRDefault="00115E1E">
      <w:pPr>
        <w:spacing w:line="480" w:lineRule="auto"/>
        <w:ind w:firstLine="480"/>
      </w:pPr>
      <w:r>
        <w:t xml:space="preserve">We thank anonymous reviewers, Yu-Pin Lin, </w:t>
      </w:r>
      <w:proofErr w:type="spellStart"/>
      <w:r>
        <w:t>Chih</w:t>
      </w:r>
      <w:proofErr w:type="spellEnd"/>
      <w:r>
        <w:t>-Wei Tsai, Chi-</w:t>
      </w:r>
      <w:proofErr w:type="spellStart"/>
      <w:r>
        <w:t>Lun</w:t>
      </w:r>
      <w:proofErr w:type="spellEnd"/>
      <w:r>
        <w:t xml:space="preserve"> Huang, Su-Chen Chang, and Hung-</w:t>
      </w:r>
      <w:proofErr w:type="spellStart"/>
      <w:r>
        <w:t>Ju</w:t>
      </w:r>
      <w:proofErr w:type="spellEnd"/>
      <w:r>
        <w:t xml:space="preserve"> Chen.  We also thank </w:t>
      </w:r>
      <w:proofErr w:type="spellStart"/>
      <w:r>
        <w:t>Miaoli</w:t>
      </w:r>
      <w:proofErr w:type="spellEnd"/>
      <w:r>
        <w:t xml:space="preserve"> District Agricultural Research and Extension Station for logistic supports, and Council of Agriculture, Executive Yuan, Taiwan (106AS-4.2.5-ST-a1, 107AS-4.2.3-ST-a1, </w:t>
      </w:r>
      <w:proofErr w:type="gramStart"/>
      <w:r>
        <w:t>108AS</w:t>
      </w:r>
      <w:proofErr w:type="gramEnd"/>
      <w:r>
        <w:t xml:space="preserve">-4.2.2-ST-a1) and Ministry of Science and Technology (108-2621-B-002-003-MY3) </w:t>
      </w:r>
      <w:r>
        <w:t>for funding support.</w:t>
      </w:r>
    </w:p>
    <w:p w:rsidR="005357EF" w:rsidRDefault="005357EF">
      <w:pPr>
        <w:spacing w:line="480" w:lineRule="auto"/>
        <w:rPr>
          <w:color w:val="FF0000"/>
          <w:u w:color="FF0000"/>
        </w:rPr>
      </w:pPr>
    </w:p>
    <w:p w:rsidR="005357EF" w:rsidRDefault="00115E1E">
      <w:pPr>
        <w:spacing w:line="480" w:lineRule="auto"/>
        <w:rPr>
          <w:b/>
          <w:bCs/>
        </w:rPr>
      </w:pPr>
      <w:r>
        <w:rPr>
          <w:b/>
          <w:bCs/>
        </w:rPr>
        <w:t xml:space="preserve">Literature Cited </w:t>
      </w:r>
    </w:p>
    <w:p w:rsidR="005357EF" w:rsidRDefault="005357EF">
      <w:pPr>
        <w:pStyle w:val="EndNoteBibliography"/>
        <w:spacing w:after="0" w:line="480" w:lineRule="auto"/>
        <w:ind w:left="720" w:hanging="720"/>
      </w:pPr>
      <w:r>
        <w:fldChar w:fldCharType="begin"/>
      </w:r>
      <w:r w:rsidR="00115E1E">
        <w:instrText xml:space="preserve"> ADDIN EN.REFLIST </w:instrText>
      </w:r>
      <w:r>
        <w:fldChar w:fldCharType="separate"/>
      </w:r>
    </w:p>
    <w:p w:rsidR="005357EF" w:rsidRDefault="00115E1E">
      <w:pPr>
        <w:pStyle w:val="EndNoteBibliography"/>
        <w:spacing w:after="0" w:line="480" w:lineRule="auto"/>
        <w:ind w:left="720" w:hanging="720"/>
      </w:pPr>
      <w:r>
        <w:t xml:space="preserve">Ali, M.P., Bari, M.N., Haque, S.S., Kabir, M.M.M., Afrin, S., Nowrin, F., . . . Landis, D.A. (2019) Establishing next-generation pest control services in rice fields: eco-agriculture. </w:t>
      </w:r>
      <w:r>
        <w:rPr>
          <w:i/>
          <w:iCs/>
        </w:rPr>
        <w:t>Scientific Re</w:t>
      </w:r>
      <w:r>
        <w:rPr>
          <w:i/>
          <w:iCs/>
        </w:rPr>
        <w:t>ports,</w:t>
      </w:r>
      <w:r>
        <w:t xml:space="preserve"> 9, 10180.</w:t>
      </w:r>
    </w:p>
    <w:p w:rsidR="005357EF" w:rsidRDefault="00115E1E">
      <w:pPr>
        <w:pStyle w:val="EndNoteBibliography"/>
        <w:spacing w:after="0" w:line="480" w:lineRule="auto"/>
        <w:ind w:left="720" w:hanging="720"/>
      </w:pPr>
      <w:r>
        <w:t xml:space="preserve">Anderson, M.J. (2001) A new method for non-parametric multivariate analysis of variance. </w:t>
      </w:r>
      <w:r>
        <w:rPr>
          <w:i/>
          <w:iCs/>
        </w:rPr>
        <w:t>Austral Ecology,</w:t>
      </w:r>
      <w:r>
        <w:t xml:space="preserve"> 26, 32-46.</w:t>
      </w:r>
    </w:p>
    <w:p w:rsidR="005357EF" w:rsidRDefault="00115E1E">
      <w:pPr>
        <w:pStyle w:val="EndNoteBibliography"/>
        <w:spacing w:after="0" w:line="480" w:lineRule="auto"/>
        <w:ind w:left="720" w:hanging="720"/>
      </w:pPr>
      <w:r>
        <w:t xml:space="preserve">Anderson, M.J. (2004) PERMDISP: a FORTRAN computer program for permutational analysis of multivariate dispersions (for any two-factor ANOVA design) using permutation tests. </w:t>
      </w:r>
      <w:r>
        <w:rPr>
          <w:i/>
          <w:iCs/>
        </w:rPr>
        <w:t>Department of Statistics, University of Auckland, New Zealand,</w:t>
      </w:r>
      <w:r>
        <w:t xml:space="preserve"> 24.</w:t>
      </w:r>
    </w:p>
    <w:p w:rsidR="005357EF" w:rsidRDefault="00115E1E">
      <w:pPr>
        <w:pStyle w:val="EndNoteBibliography"/>
        <w:spacing w:after="0" w:line="480" w:lineRule="auto"/>
        <w:ind w:left="720" w:hanging="720"/>
      </w:pPr>
      <w:r>
        <w:t>Anderson, M.J. &amp;</w:t>
      </w:r>
      <w:r>
        <w:t xml:space="preserve"> Walsh, D.C.I. (2013) PERMANOVA, ANOSIM, and the Mantel test in the face of heterogeneous dispersions: What null hypothesis are you testing? </w:t>
      </w:r>
      <w:r>
        <w:rPr>
          <w:i/>
          <w:iCs/>
        </w:rPr>
        <w:t>Ecological Monographs,</w:t>
      </w:r>
      <w:r>
        <w:t xml:space="preserve"> 83, 557-574.</w:t>
      </w:r>
    </w:p>
    <w:p w:rsidR="005357EF" w:rsidRDefault="00115E1E">
      <w:pPr>
        <w:pStyle w:val="EndNoteBibliography"/>
        <w:spacing w:after="0" w:line="480" w:lineRule="auto"/>
        <w:ind w:left="720" w:hanging="720"/>
      </w:pPr>
      <w:r>
        <w:t>Bengtsson, J., Ahnstrom, J. &amp; Weibull, A.C. (2005) The effects of organic agric</w:t>
      </w:r>
      <w:r>
        <w:t xml:space="preserve">ulture on biodiversity and abundance: a meta-analysis. </w:t>
      </w:r>
      <w:r>
        <w:rPr>
          <w:i/>
          <w:iCs/>
        </w:rPr>
        <w:t>Journal of Applied Ecology,</w:t>
      </w:r>
      <w:r>
        <w:t xml:space="preserve"> 42, 261-269.</w:t>
      </w:r>
    </w:p>
    <w:p w:rsidR="005357EF" w:rsidRDefault="00115E1E">
      <w:pPr>
        <w:pStyle w:val="EndNoteBibliography"/>
        <w:spacing w:after="0" w:line="480" w:lineRule="auto"/>
        <w:ind w:left="720" w:hanging="720"/>
      </w:pPr>
      <w:r>
        <w:t xml:space="preserve">Bianchi, F.J.J.A., Booij, C.J.H. &amp; Tscharntke, T. (2006) Sustainable pest regulation in </w:t>
      </w:r>
      <w:r>
        <w:lastRenderedPageBreak/>
        <w:t>agricultural landscapes: a review on landscape composition, biodiversity</w:t>
      </w:r>
      <w:r>
        <w:t xml:space="preserve"> and natural pest control. </w:t>
      </w:r>
      <w:r>
        <w:rPr>
          <w:i/>
          <w:iCs/>
        </w:rPr>
        <w:t>Proceedings of the Royal Society B-Biological Sciences,</w:t>
      </w:r>
      <w:r>
        <w:t xml:space="preserve"> 273, 1715-1727.</w:t>
      </w:r>
    </w:p>
    <w:p w:rsidR="005357EF" w:rsidRDefault="00115E1E">
      <w:pPr>
        <w:pStyle w:val="EndNoteBibliography"/>
        <w:spacing w:after="0" w:line="480" w:lineRule="auto"/>
        <w:ind w:left="720" w:hanging="720"/>
      </w:pPr>
      <w:r>
        <w:t xml:space="preserve">Birkhofer, K., Arvidsson, F., Ehlers, D., Mader, V.L., Bengtsson, J. &amp; Smith, H.G. (2016) Organic farming affects the biological control of hemipteran pests </w:t>
      </w:r>
      <w:r>
        <w:t xml:space="preserve">and yields in spring barley independent of landscape complexity. </w:t>
      </w:r>
      <w:r>
        <w:rPr>
          <w:i/>
          <w:iCs/>
        </w:rPr>
        <w:t>Landscape Ecology,</w:t>
      </w:r>
      <w:r>
        <w:t xml:space="preserve"> 31, 567-579.</w:t>
      </w:r>
    </w:p>
    <w:p w:rsidR="005357EF" w:rsidRDefault="00115E1E">
      <w:pPr>
        <w:pStyle w:val="EndNoteBibliography"/>
        <w:spacing w:after="0" w:line="480" w:lineRule="auto"/>
        <w:ind w:left="720" w:hanging="720"/>
      </w:pPr>
      <w:r>
        <w:t>Birkhofer, K., Fliessbach, A., Wise, D.H. &amp; Scheu, S. (2008) Generalist predators in organically and conventionally managed grass-clover fields: implications f</w:t>
      </w:r>
      <w:r>
        <w:t xml:space="preserve">or conservation biological control. </w:t>
      </w:r>
      <w:r>
        <w:rPr>
          <w:i/>
          <w:iCs/>
        </w:rPr>
        <w:t>Annals of Applied Biology,</w:t>
      </w:r>
      <w:r>
        <w:t xml:space="preserve"> 153, 271-280.</w:t>
      </w:r>
    </w:p>
    <w:p w:rsidR="005357EF" w:rsidRDefault="00115E1E">
      <w:pPr>
        <w:pStyle w:val="EndNoteBibliography"/>
        <w:spacing w:after="0" w:line="480" w:lineRule="auto"/>
        <w:ind w:left="720" w:hanging="720"/>
      </w:pPr>
      <w:r>
        <w:t>Birkhofer, K., Wise, D.H. &amp; Scheu, S. (2008) Subsidy from the detrital food web, but not microhabitat complexity, affects the role of generalist predators in an aboveground herbiv</w:t>
      </w:r>
      <w:r>
        <w:t xml:space="preserve">ore food web. </w:t>
      </w:r>
      <w:r>
        <w:rPr>
          <w:i/>
          <w:iCs/>
        </w:rPr>
        <w:t>Oikos,</w:t>
      </w:r>
      <w:r>
        <w:t xml:space="preserve"> 117, 494-500.</w:t>
      </w:r>
    </w:p>
    <w:p w:rsidR="005357EF" w:rsidRDefault="00115E1E">
      <w:pPr>
        <w:pStyle w:val="EndNoteBibliography"/>
        <w:spacing w:after="0" w:line="480" w:lineRule="auto"/>
        <w:ind w:left="720" w:hanging="720"/>
      </w:pPr>
      <w:r>
        <w:t xml:space="preserve">Boecklen, W.J., Yarnes, C.T., Cook, B.A. &amp; James, A.C. (2011) On the use of stable isotopes in trophic ecology. </w:t>
      </w:r>
      <w:r>
        <w:rPr>
          <w:i/>
          <w:iCs/>
        </w:rPr>
        <w:t>Annual Review of Ecology, Evolution, and Systematics,</w:t>
      </w:r>
      <w:r>
        <w:t xml:space="preserve"> 42, 411-440.</w:t>
      </w:r>
    </w:p>
    <w:p w:rsidR="005357EF" w:rsidRDefault="00115E1E">
      <w:pPr>
        <w:pStyle w:val="EndNoteBibliography"/>
        <w:spacing w:after="0" w:line="480" w:lineRule="auto"/>
        <w:ind w:left="720" w:hanging="720"/>
      </w:pPr>
      <w:r>
        <w:t>Caut, S., Angulo, E. &amp; Courchamp, F. (2009</w:t>
      </w:r>
      <w:r>
        <w:t xml:space="preserve">) Variation in discrimination factors (Delta N-15 and Delta C-13): the effect of diet isotopic values and applications for diet reconstruction. </w:t>
      </w:r>
      <w:r>
        <w:rPr>
          <w:i/>
          <w:iCs/>
        </w:rPr>
        <w:t>Journal of Applied Ecology,</w:t>
      </w:r>
      <w:r>
        <w:t xml:space="preserve"> 46, 443-453.</w:t>
      </w:r>
    </w:p>
    <w:p w:rsidR="005357EF" w:rsidRDefault="00115E1E">
      <w:pPr>
        <w:pStyle w:val="EndNoteBibliography"/>
        <w:spacing w:after="0" w:line="480" w:lineRule="auto"/>
        <w:ind w:left="720" w:hanging="720"/>
      </w:pPr>
      <w:r>
        <w:t xml:space="preserve">Chiverton, P.A. (1987) Predation of </w:t>
      </w:r>
      <w:r>
        <w:rPr>
          <w:i/>
          <w:iCs/>
        </w:rPr>
        <w:t>Rhopalosiphum padi</w:t>
      </w:r>
      <w:r>
        <w:t xml:space="preserve"> (Homoptera, Aphi</w:t>
      </w:r>
      <w:r>
        <w:t xml:space="preserve">didae) by polyphagous predatory arthropods during the aphids' prepeak period in spring barley. </w:t>
      </w:r>
      <w:r>
        <w:rPr>
          <w:i/>
          <w:iCs/>
        </w:rPr>
        <w:t>Annals of Applied Biology,</w:t>
      </w:r>
      <w:r>
        <w:t xml:space="preserve"> 111, 257-269.</w:t>
      </w:r>
    </w:p>
    <w:p w:rsidR="005357EF" w:rsidRDefault="00115E1E">
      <w:pPr>
        <w:pStyle w:val="EndNoteBibliography"/>
        <w:spacing w:after="0" w:line="480" w:lineRule="auto"/>
        <w:ind w:left="720" w:hanging="720"/>
      </w:pPr>
      <w:r>
        <w:t>Crowder, D.W., Northfield, T.D., Strand, M.R. &amp; Snyder, W.E. (2010) Organic agriculture promotes evenness and natural pe</w:t>
      </w:r>
      <w:r>
        <w:t xml:space="preserve">st control. </w:t>
      </w:r>
      <w:r>
        <w:rPr>
          <w:i/>
          <w:iCs/>
        </w:rPr>
        <w:t>Nature,</w:t>
      </w:r>
      <w:r>
        <w:t xml:space="preserve"> 466, 109-U123.</w:t>
      </w:r>
    </w:p>
    <w:p w:rsidR="005357EF" w:rsidRDefault="00115E1E">
      <w:pPr>
        <w:pStyle w:val="EndNoteBibliography"/>
        <w:spacing w:after="0" w:line="480" w:lineRule="auto"/>
        <w:ind w:left="720" w:hanging="720"/>
      </w:pPr>
      <w:r>
        <w:t xml:space="preserve">Dominik, C., Seppelt, R., Horgan, F.G., Settele, J. &amp; Vaclavik, T. (2018) Landscape composition, configuration, and trophic interactions shape arthropod communities in rice agroecosystems. </w:t>
      </w:r>
      <w:r>
        <w:rPr>
          <w:i/>
          <w:iCs/>
        </w:rPr>
        <w:t>Journal of Applied Ecology,</w:t>
      </w:r>
      <w:r>
        <w:t xml:space="preserve"> 55, </w:t>
      </w:r>
      <w:r>
        <w:t>2461-2472.</w:t>
      </w:r>
    </w:p>
    <w:p w:rsidR="005357EF" w:rsidRDefault="00115E1E">
      <w:pPr>
        <w:pStyle w:val="EndNoteBibliography"/>
        <w:spacing w:after="0" w:line="480" w:lineRule="auto"/>
        <w:ind w:left="720" w:hanging="720"/>
      </w:pPr>
      <w:r>
        <w:lastRenderedPageBreak/>
        <w:t xml:space="preserve">Duelli, P. &amp; Obrist, M.K. (2003) Biodiversity indicators: the choice of values and measures. </w:t>
      </w:r>
      <w:r>
        <w:rPr>
          <w:i/>
          <w:iCs/>
        </w:rPr>
        <w:t>Agriculture Ecosystems &amp; Environment,</w:t>
      </w:r>
      <w:r>
        <w:t xml:space="preserve"> 98, 87-98.</w:t>
      </w:r>
    </w:p>
    <w:p w:rsidR="005357EF" w:rsidRDefault="00115E1E">
      <w:pPr>
        <w:pStyle w:val="EndNoteBibliography"/>
        <w:spacing w:after="0" w:line="480" w:lineRule="auto"/>
        <w:ind w:left="720" w:hanging="720"/>
      </w:pPr>
      <w:r>
        <w:t xml:space="preserve">Flores, D. &amp; Ciomperlik, M. (2017) Biological control using the ectoparasitoid, </w:t>
      </w:r>
      <w:r>
        <w:rPr>
          <w:i/>
          <w:iCs/>
        </w:rPr>
        <w:t>Tamarixia radiata</w:t>
      </w:r>
      <w:r>
        <w:t>, agai</w:t>
      </w:r>
      <w:r>
        <w:t xml:space="preserve">nst the Asian citrus psyllid, </w:t>
      </w:r>
      <w:r>
        <w:rPr>
          <w:i/>
          <w:iCs/>
        </w:rPr>
        <w:t>Diaphorina citri</w:t>
      </w:r>
      <w:r>
        <w:t xml:space="preserve">, in the Lower Rio Grande Valley of Texas. </w:t>
      </w:r>
      <w:r>
        <w:rPr>
          <w:i/>
          <w:iCs/>
        </w:rPr>
        <w:t>Southwestern Entomologist,</w:t>
      </w:r>
      <w:r>
        <w:t xml:space="preserve"> 42, 49-59.</w:t>
      </w:r>
    </w:p>
    <w:p w:rsidR="005357EF" w:rsidRDefault="00115E1E">
      <w:pPr>
        <w:pStyle w:val="EndNoteBibliography"/>
        <w:spacing w:after="0" w:line="480" w:lineRule="auto"/>
        <w:ind w:left="720" w:hanging="720"/>
      </w:pPr>
      <w:r>
        <w:t xml:space="preserve">Fox, J. &amp; Weisberg, S. (2018) </w:t>
      </w:r>
      <w:r>
        <w:rPr>
          <w:i/>
          <w:iCs/>
        </w:rPr>
        <w:t>An R companion to applied regression</w:t>
      </w:r>
      <w:r>
        <w:t>. Sage Publications.</w:t>
      </w:r>
    </w:p>
    <w:p w:rsidR="005357EF" w:rsidRDefault="00115E1E">
      <w:pPr>
        <w:pStyle w:val="EndNoteBibliography"/>
        <w:spacing w:after="0" w:line="480" w:lineRule="auto"/>
        <w:ind w:left="720" w:hanging="720"/>
      </w:pPr>
      <w:r>
        <w:t>Hǻgvar, E.B. &amp; Hofsvang, T. (1991) Aphid p</w:t>
      </w:r>
      <w:r>
        <w:t xml:space="preserve">arasitoids (Hymenoptera, Aphidiidae): biology, host selection and use in biological control. </w:t>
      </w:r>
      <w:r>
        <w:rPr>
          <w:i/>
          <w:iCs/>
        </w:rPr>
        <w:t>Biocontrol news and Information,</w:t>
      </w:r>
      <w:r>
        <w:t xml:space="preserve"> 12, 13-42.</w:t>
      </w:r>
    </w:p>
    <w:p w:rsidR="005357EF" w:rsidRDefault="00115E1E">
      <w:pPr>
        <w:pStyle w:val="EndNoteBibliography"/>
        <w:spacing w:after="0" w:line="480" w:lineRule="auto"/>
        <w:ind w:left="720" w:hanging="720"/>
      </w:pPr>
      <w:r>
        <w:t xml:space="preserve">Halaj, J. &amp; Wise, D.H. (2001) Terrestrial trophic cascades: How much do they trickle? </w:t>
      </w:r>
      <w:r>
        <w:rPr>
          <w:i/>
          <w:iCs/>
        </w:rPr>
        <w:t>American Naturalist,</w:t>
      </w:r>
      <w:r>
        <w:t xml:space="preserve"> 157, 262-281.</w:t>
      </w:r>
    </w:p>
    <w:p w:rsidR="005357EF" w:rsidRDefault="00115E1E">
      <w:pPr>
        <w:pStyle w:val="EndNoteBibliography"/>
        <w:spacing w:after="0" w:line="480" w:lineRule="auto"/>
        <w:ind w:left="720" w:hanging="720"/>
      </w:pPr>
      <w:r>
        <w:t xml:space="preserve">Hawkins, C.P. &amp; Macmahon, J.A. (1989) Guilds - the multiple meanings of a concept. </w:t>
      </w:r>
      <w:r>
        <w:rPr>
          <w:i/>
          <w:iCs/>
        </w:rPr>
        <w:t>Annual Review of Entomology,</w:t>
      </w:r>
      <w:r>
        <w:t xml:space="preserve"> 34, 423-451.</w:t>
      </w:r>
    </w:p>
    <w:p w:rsidR="005357EF" w:rsidRDefault="00115E1E">
      <w:pPr>
        <w:pStyle w:val="EndNoteBibliography"/>
        <w:spacing w:after="0" w:line="480" w:lineRule="auto"/>
        <w:ind w:left="720" w:hanging="720"/>
      </w:pPr>
      <w:r>
        <w:t>Hole, D.G., Perkins, A.J., Wilson, J.D., Alexander, I.H., Grice, P.V. &amp; Evans, A.D. (2005) Does organic farming bene</w:t>
      </w:r>
      <w:r>
        <w:t xml:space="preserve">fit biodiversity? </w:t>
      </w:r>
      <w:r>
        <w:rPr>
          <w:i/>
          <w:iCs/>
        </w:rPr>
        <w:t>Biological Conservation,</w:t>
      </w:r>
      <w:r>
        <w:t xml:space="preserve"> 122, 113-130.</w:t>
      </w:r>
    </w:p>
    <w:p w:rsidR="005357EF" w:rsidRDefault="00115E1E">
      <w:pPr>
        <w:pStyle w:val="EndNoteBibliography"/>
        <w:spacing w:after="0" w:line="480" w:lineRule="auto"/>
        <w:ind w:left="720" w:hanging="720"/>
      </w:pPr>
      <w:r>
        <w:t xml:space="preserve">Hoy, M.A. &amp; Nguyen, R. (2001) Classical biological control of Asian citrus psylla. </w:t>
      </w:r>
      <w:r>
        <w:rPr>
          <w:i/>
          <w:iCs/>
        </w:rPr>
        <w:t>Citrus Industry,</w:t>
      </w:r>
      <w:r>
        <w:t xml:space="preserve"> 81, 48-50.</w:t>
      </w:r>
    </w:p>
    <w:p w:rsidR="005357EF" w:rsidRDefault="00115E1E">
      <w:pPr>
        <w:pStyle w:val="EndNoteBibliography"/>
        <w:spacing w:after="0" w:line="480" w:lineRule="auto"/>
        <w:ind w:left="720" w:hanging="720"/>
      </w:pPr>
      <w:r>
        <w:t>Kenmore, P.E., Perez, C.A., Dyck, V.A. &amp; Gutierrez, A.P. (1984) Population regulation of</w:t>
      </w:r>
      <w:r>
        <w:t xml:space="preserve"> the rice brown planthopper (</w:t>
      </w:r>
      <w:r>
        <w:rPr>
          <w:i/>
          <w:iCs/>
        </w:rPr>
        <w:t>Nilaparvata lugens</w:t>
      </w:r>
      <w:r>
        <w:t xml:space="preserve"> Stǻl) within rice fields in the Philippines. </w:t>
      </w:r>
      <w:r>
        <w:rPr>
          <w:i/>
          <w:iCs/>
        </w:rPr>
        <w:t>Journal of Plant Protection in the Tropics,</w:t>
      </w:r>
      <w:r>
        <w:t xml:space="preserve"> 1, 19-37.</w:t>
      </w:r>
    </w:p>
    <w:p w:rsidR="005357EF" w:rsidRDefault="00115E1E">
      <w:pPr>
        <w:pStyle w:val="EndNoteBibliography"/>
        <w:spacing w:after="0" w:line="480" w:lineRule="auto"/>
        <w:ind w:left="720" w:hanging="720"/>
      </w:pPr>
      <w:r>
        <w:t xml:space="preserve">Kiritani, K., Kawahara, S., Sasaba, T. &amp; Nakasuji, F. (1972) Quantitative evaluation of predation by spiders </w:t>
      </w:r>
      <w:r>
        <w:t xml:space="preserve">on the green rice leafhopper, </w:t>
      </w:r>
      <w:r>
        <w:rPr>
          <w:i/>
          <w:iCs/>
        </w:rPr>
        <w:t>Nephotettix cincticeps</w:t>
      </w:r>
      <w:r>
        <w:t xml:space="preserve"> Uhler, by a sight-count method. </w:t>
      </w:r>
      <w:r>
        <w:rPr>
          <w:i/>
          <w:iCs/>
        </w:rPr>
        <w:t>Researches on Population Ecology,</w:t>
      </w:r>
      <w:r>
        <w:t xml:space="preserve"> 13, 187-200.</w:t>
      </w:r>
    </w:p>
    <w:p w:rsidR="005357EF" w:rsidRDefault="00115E1E">
      <w:pPr>
        <w:pStyle w:val="EndNoteBibliography"/>
        <w:spacing w:after="0" w:line="480" w:lineRule="auto"/>
        <w:ind w:left="720" w:hanging="720"/>
      </w:pPr>
      <w:r>
        <w:t xml:space="preserve">Koss, A.M. &amp; Snyder, W.E. (2005) Alternative prey disrupt biocontrol by a guild of generalist predators. </w:t>
      </w:r>
      <w:r>
        <w:rPr>
          <w:i/>
          <w:iCs/>
        </w:rPr>
        <w:t>Biological Control,</w:t>
      </w:r>
      <w:r>
        <w:t xml:space="preserve"> 32, 243-251.</w:t>
      </w:r>
    </w:p>
    <w:p w:rsidR="005357EF" w:rsidRDefault="00115E1E">
      <w:pPr>
        <w:pStyle w:val="EndNoteBibliography"/>
        <w:spacing w:after="0" w:line="480" w:lineRule="auto"/>
        <w:ind w:left="720" w:hanging="720"/>
      </w:pPr>
      <w:r>
        <w:lastRenderedPageBreak/>
        <w:t xml:space="preserve">Layman, C.A., Araujo, M.S., Boucek, R., Hammerschlag-Peyer, C.M., Harrison, E., Jud, Z.R., . . . Bearhop, S. (2012) Applying stable isotopes to examine food-web structure: an overview of analytical tools. </w:t>
      </w:r>
      <w:r>
        <w:rPr>
          <w:i/>
          <w:iCs/>
        </w:rPr>
        <w:t>Biological Reviews,</w:t>
      </w:r>
      <w:r>
        <w:t xml:space="preserve"> 87, 545-562.</w:t>
      </w:r>
    </w:p>
    <w:p w:rsidR="005357EF" w:rsidRDefault="00115E1E">
      <w:pPr>
        <w:pStyle w:val="EndNoteBibliography"/>
        <w:spacing w:after="0" w:line="480" w:lineRule="auto"/>
        <w:ind w:left="720" w:hanging="720"/>
      </w:pPr>
      <w:r>
        <w:t>Lent</w:t>
      </w:r>
      <w:r>
        <w:t xml:space="preserve">h, R., Love, J. &amp; Hervé, M. (2017) Package ‘emmeans’. </w:t>
      </w:r>
      <w:r>
        <w:rPr>
          <w:i/>
          <w:iCs/>
        </w:rPr>
        <w:t>Underst Stat,</w:t>
      </w:r>
      <w:r>
        <w:t xml:space="preserve"> 34, 216-221.</w:t>
      </w:r>
    </w:p>
    <w:p w:rsidR="005357EF" w:rsidRDefault="00115E1E">
      <w:pPr>
        <w:pStyle w:val="EndNoteBibliography"/>
        <w:spacing w:after="0" w:line="480" w:lineRule="auto"/>
        <w:ind w:left="720" w:hanging="720"/>
      </w:pPr>
      <w:r>
        <w:t>Letourneau, D.K., Jedlicka, J.A., Bothwell, S.G. &amp; Moreno, C.R. (2009) Effects of natural enemy biodiversity on the suppression of arthropod herbivores in terrestrial ecosyste</w:t>
      </w:r>
      <w:r>
        <w:t xml:space="preserve">ms. </w:t>
      </w:r>
      <w:r>
        <w:rPr>
          <w:i/>
          <w:iCs/>
        </w:rPr>
        <w:t>Annual Review of Ecology Evolution and Systematics,</w:t>
      </w:r>
      <w:r>
        <w:t xml:space="preserve"> 40, 573-592.</w:t>
      </w:r>
    </w:p>
    <w:p w:rsidR="005357EF" w:rsidRDefault="00115E1E">
      <w:pPr>
        <w:pStyle w:val="EndNoteBibliography"/>
        <w:spacing w:after="0" w:line="480" w:lineRule="auto"/>
        <w:ind w:left="720" w:hanging="720"/>
      </w:pPr>
      <w:r>
        <w:t xml:space="preserve">Marino, P.C. &amp; Landis, D.A. (1996) Effect of landscape structure on parasitoid diversity and parasitism in agroecosystems. </w:t>
      </w:r>
      <w:r>
        <w:rPr>
          <w:i/>
          <w:iCs/>
        </w:rPr>
        <w:t>Ecological Applications,</w:t>
      </w:r>
      <w:r>
        <w:t xml:space="preserve"> 6, 276-284.</w:t>
      </w:r>
    </w:p>
    <w:p w:rsidR="005357EF" w:rsidRDefault="00115E1E">
      <w:pPr>
        <w:pStyle w:val="EndNoteBibliography"/>
        <w:spacing w:after="0" w:line="480" w:lineRule="auto"/>
        <w:ind w:left="720" w:hanging="720"/>
      </w:pPr>
      <w:r>
        <w:t>Marja, R., Kleijn, D., Tsch</w:t>
      </w:r>
      <w:r>
        <w:t>arntke, T., Klein, A.M., Frank, T. &amp; Batáry, P. (2019) Effectiveness of agri</w:t>
      </w:r>
      <w:r>
        <w:rPr>
          <w:rFonts w:ascii="Arial Unicode MS" w:eastAsia="Arial Unicode MS" w:hAnsi="Arial Unicode MS" w:cs="Arial Unicode MS"/>
        </w:rPr>
        <w:t>‐</w:t>
      </w:r>
      <w:r>
        <w:t>environmental management on pollinators is moderated more by ecological contrast than by landscape structure or land</w:t>
      </w:r>
      <w:r>
        <w:rPr>
          <w:rFonts w:ascii="Arial Unicode MS" w:eastAsia="Arial Unicode MS" w:hAnsi="Arial Unicode MS" w:cs="Arial Unicode MS"/>
        </w:rPr>
        <w:t>‐</w:t>
      </w:r>
      <w:r>
        <w:t xml:space="preserve">use intensity. </w:t>
      </w:r>
      <w:r>
        <w:rPr>
          <w:i/>
          <w:iCs/>
        </w:rPr>
        <w:t>Ecology Letters,</w:t>
      </w:r>
      <w:r>
        <w:t xml:space="preserve"> doi: 10.1111/ele.13339.</w:t>
      </w:r>
    </w:p>
    <w:p w:rsidR="005357EF" w:rsidRDefault="00115E1E">
      <w:pPr>
        <w:pStyle w:val="EndNoteBibliography"/>
        <w:spacing w:after="0" w:line="480" w:lineRule="auto"/>
        <w:ind w:left="720" w:hanging="720"/>
      </w:pPr>
      <w:r>
        <w:t>Michal</w:t>
      </w:r>
      <w:r>
        <w:t xml:space="preserve">ko, R., Pekar, S. &amp; Entling, M.H. (2019) An updated perspective on spiders as generalist predators in biological control. </w:t>
      </w:r>
      <w:r>
        <w:rPr>
          <w:i/>
          <w:iCs/>
        </w:rPr>
        <w:t>Oecologia,</w:t>
      </w:r>
      <w:r>
        <w:t xml:space="preserve"> 189, 21-36.</w:t>
      </w:r>
    </w:p>
    <w:p w:rsidR="005357EF" w:rsidRDefault="00115E1E">
      <w:pPr>
        <w:pStyle w:val="EndNoteBibliography"/>
        <w:spacing w:after="0" w:line="480" w:lineRule="auto"/>
        <w:ind w:left="720" w:hanging="720"/>
      </w:pPr>
      <w:r>
        <w:t xml:space="preserve">Moran, V.C. &amp; Southwood, T.R.E. (1982) The guild composition of arthropod communities in trees. </w:t>
      </w:r>
      <w:r>
        <w:rPr>
          <w:i/>
          <w:iCs/>
        </w:rPr>
        <w:t>Journal of Anim</w:t>
      </w:r>
      <w:r>
        <w:rPr>
          <w:i/>
          <w:iCs/>
        </w:rPr>
        <w:t>al Ecology,</w:t>
      </w:r>
      <w:r>
        <w:t xml:space="preserve"> 51, 289-306.</w:t>
      </w:r>
    </w:p>
    <w:p w:rsidR="005357EF" w:rsidRDefault="00115E1E">
      <w:pPr>
        <w:pStyle w:val="EndNoteBibliography"/>
        <w:spacing w:after="0" w:line="480" w:lineRule="auto"/>
        <w:ind w:left="720" w:hanging="720"/>
      </w:pPr>
      <w:r>
        <w:t>Muñoz-Cárdenas, K., Ersin, F., Pijnakker, J., van Houten, Y., Hoogerbrugge, H., Leman, A., . . . Janssen, A. (2017) Supplying high-quality alternative prey in the litter increases control of an above-ground plant pest by a generali</w:t>
      </w:r>
      <w:r>
        <w:t xml:space="preserve">st predator. </w:t>
      </w:r>
      <w:r>
        <w:rPr>
          <w:i/>
          <w:iCs/>
        </w:rPr>
        <w:t>Biological Control,</w:t>
      </w:r>
      <w:r>
        <w:t xml:space="preserve"> 105, 19-26.</w:t>
      </w:r>
    </w:p>
    <w:p w:rsidR="005357EF" w:rsidRDefault="00115E1E">
      <w:pPr>
        <w:pStyle w:val="EndNoteBibliography"/>
        <w:spacing w:after="0" w:line="480" w:lineRule="auto"/>
        <w:ind w:left="720" w:hanging="720"/>
      </w:pPr>
      <w:r>
        <w:t xml:space="preserve">Murdoch, W.W., Chesson, J. &amp; Chesson, P.L. (1985) Biological control in theory and practice. </w:t>
      </w:r>
      <w:r>
        <w:rPr>
          <w:i/>
          <w:iCs/>
        </w:rPr>
        <w:t>American Naturalist,</w:t>
      </w:r>
      <w:r>
        <w:t xml:space="preserve"> 125, 344-366.</w:t>
      </w:r>
    </w:p>
    <w:p w:rsidR="005357EF" w:rsidRDefault="00115E1E">
      <w:pPr>
        <w:pStyle w:val="EndNoteBibliography"/>
        <w:spacing w:after="0" w:line="480" w:lineRule="auto"/>
        <w:ind w:left="720" w:hanging="720"/>
      </w:pPr>
      <w:r>
        <w:t xml:space="preserve">Musser, F.R. &amp; Shelton, A.M. (2003) Predation of </w:t>
      </w:r>
      <w:r>
        <w:rPr>
          <w:i/>
          <w:iCs/>
        </w:rPr>
        <w:t>Ostrinia nubilalis</w:t>
      </w:r>
      <w:r>
        <w:t xml:space="preserve"> (Lepidoptera : </w:t>
      </w:r>
      <w:r>
        <w:lastRenderedPageBreak/>
        <w:t xml:space="preserve">Crambidae) eggs in sweet corn by generalist predators and the impact of alternative foods. </w:t>
      </w:r>
      <w:r>
        <w:rPr>
          <w:i/>
          <w:iCs/>
        </w:rPr>
        <w:t>Environmental Entomology,</w:t>
      </w:r>
      <w:r>
        <w:t xml:space="preserve"> 32, 1131-1138.</w:t>
      </w:r>
    </w:p>
    <w:p w:rsidR="005357EF" w:rsidRDefault="00115E1E">
      <w:pPr>
        <w:pStyle w:val="EndNoteBibliography"/>
        <w:spacing w:after="0" w:line="480" w:lineRule="auto"/>
        <w:ind w:left="720" w:hanging="720"/>
      </w:pPr>
      <w:r>
        <w:t xml:space="preserve">Newsome, S.D., del Rio, C.M., Bearhop, S. &amp; Phillips, D.L. (2007) A niche for isotopic ecology. </w:t>
      </w:r>
      <w:r>
        <w:rPr>
          <w:i/>
          <w:iCs/>
        </w:rPr>
        <w:t>Frontiers in Ecology and the</w:t>
      </w:r>
      <w:r>
        <w:rPr>
          <w:i/>
          <w:iCs/>
        </w:rPr>
        <w:t xml:space="preserve"> Environment,</w:t>
      </w:r>
      <w:r>
        <w:t xml:space="preserve"> 5, 429-436.</w:t>
      </w:r>
    </w:p>
    <w:p w:rsidR="005357EF" w:rsidRDefault="00115E1E">
      <w:pPr>
        <w:pStyle w:val="EndNoteBibliography"/>
        <w:spacing w:after="0" w:line="480" w:lineRule="auto"/>
        <w:ind w:left="720" w:hanging="720"/>
      </w:pPr>
      <w:r>
        <w:t xml:space="preserve">Newton, J. (2016) Stable isotopes as tools in ecological research. </w:t>
      </w:r>
      <w:r>
        <w:rPr>
          <w:i/>
          <w:iCs/>
        </w:rPr>
        <w:t>Encyclopedia of Life Sciences</w:t>
      </w:r>
      <w:r>
        <w:t>.</w:t>
      </w:r>
      <w:r>
        <w:rPr>
          <w:i/>
          <w:iCs/>
        </w:rPr>
        <w:t xml:space="preserve"> </w:t>
      </w:r>
      <w:r>
        <w:t>John Wiley &amp; Sons, Ltd.</w:t>
      </w:r>
    </w:p>
    <w:p w:rsidR="005357EF" w:rsidRDefault="00115E1E">
      <w:pPr>
        <w:pStyle w:val="EndNoteBibliography"/>
        <w:spacing w:after="0" w:line="480" w:lineRule="auto"/>
        <w:ind w:left="720" w:hanging="720"/>
      </w:pPr>
      <w:r>
        <w:t xml:space="preserve">Nyffeler, M. (1999) Prey selection of spiders in the field. </w:t>
      </w:r>
      <w:r>
        <w:rPr>
          <w:i/>
          <w:iCs/>
        </w:rPr>
        <w:t>Journal of Arachnology,</w:t>
      </w:r>
      <w:r>
        <w:t xml:space="preserve"> 27, 317-324.</w:t>
      </w:r>
    </w:p>
    <w:p w:rsidR="005357EF" w:rsidRDefault="00115E1E">
      <w:pPr>
        <w:pStyle w:val="EndNoteBibliography"/>
        <w:spacing w:after="0" w:line="480" w:lineRule="auto"/>
        <w:ind w:left="720" w:hanging="720"/>
      </w:pPr>
      <w:r>
        <w:t xml:space="preserve">Obrycki, J.J. &amp; Kring, T.J. (1998) Predaceous Coccinellidae in biological control. </w:t>
      </w:r>
      <w:r>
        <w:rPr>
          <w:i/>
          <w:iCs/>
        </w:rPr>
        <w:t>Annual Review of Entomology,</w:t>
      </w:r>
      <w:r>
        <w:t xml:space="preserve"> 43, 295-321.</w:t>
      </w:r>
    </w:p>
    <w:p w:rsidR="005357EF" w:rsidRDefault="00115E1E">
      <w:pPr>
        <w:pStyle w:val="EndNoteBibliography"/>
        <w:spacing w:after="0" w:line="480" w:lineRule="auto"/>
        <w:ind w:left="720" w:hanging="720"/>
      </w:pPr>
      <w:r>
        <w:t xml:space="preserve">Oksanen, J., Blanchet, F.G., Kindt, R., Legendre, P., Minchin, P.R., O’hara, R.B., . . . Oksanen, M.J. (2013) Package ‘vegan’. </w:t>
      </w:r>
      <w:r>
        <w:rPr>
          <w:i/>
          <w:iCs/>
        </w:rPr>
        <w:t>Comm</w:t>
      </w:r>
      <w:r>
        <w:rPr>
          <w:i/>
          <w:iCs/>
        </w:rPr>
        <w:t>unity ecology package, version 2.9</w:t>
      </w:r>
      <w:r>
        <w:t>, 1-295.</w:t>
      </w:r>
    </w:p>
    <w:p w:rsidR="005357EF" w:rsidRDefault="00115E1E">
      <w:pPr>
        <w:pStyle w:val="EndNoteBibliography"/>
        <w:spacing w:after="0" w:line="480" w:lineRule="auto"/>
        <w:ind w:left="720" w:hanging="720"/>
      </w:pPr>
      <w:r>
        <w:t xml:space="preserve">Phillips, D.L. &amp; Koch, P.L. (2002) Incorporating concentration dependence in stable isotope mixing models. </w:t>
      </w:r>
      <w:r>
        <w:rPr>
          <w:i/>
          <w:iCs/>
        </w:rPr>
        <w:t>Oecologia,</w:t>
      </w:r>
      <w:r>
        <w:t xml:space="preserve"> 130, 114-125.</w:t>
      </w:r>
    </w:p>
    <w:p w:rsidR="005357EF" w:rsidRDefault="00115E1E">
      <w:pPr>
        <w:pStyle w:val="EndNoteBibliography"/>
        <w:spacing w:after="0" w:line="480" w:lineRule="auto"/>
        <w:ind w:left="720" w:hanging="720"/>
      </w:pPr>
      <w:r>
        <w:t xml:space="preserve">Porcel, M., Andersson, G.K.S., Palsson, J. &amp; Tasin, M. (2018) Organic management </w:t>
      </w:r>
      <w:r>
        <w:t xml:space="preserve">in apple orchards: Higher impacts on biological control than on pollination. </w:t>
      </w:r>
      <w:r>
        <w:rPr>
          <w:i/>
          <w:iCs/>
        </w:rPr>
        <w:t>Journal of Applied Ecology,</w:t>
      </w:r>
      <w:r>
        <w:t xml:space="preserve"> 55, 2779-2789.</w:t>
      </w:r>
    </w:p>
    <w:p w:rsidR="005357EF" w:rsidRDefault="00115E1E">
      <w:pPr>
        <w:pStyle w:val="EndNoteBibliography"/>
        <w:spacing w:after="0" w:line="480" w:lineRule="auto"/>
        <w:ind w:left="720" w:hanging="720"/>
      </w:pPr>
      <w:r>
        <w:t xml:space="preserve">Post, D.M. (2002) Using stable isotopes to estimate trophic position: Models, methods, and assumptions. </w:t>
      </w:r>
      <w:r>
        <w:rPr>
          <w:i/>
          <w:iCs/>
        </w:rPr>
        <w:t>Ecology,</w:t>
      </w:r>
      <w:r>
        <w:t xml:space="preserve"> 83, 703-718.</w:t>
      </w:r>
    </w:p>
    <w:p w:rsidR="005357EF" w:rsidRDefault="00115E1E">
      <w:pPr>
        <w:pStyle w:val="EndNoteBibliography"/>
        <w:spacing w:after="0" w:line="480" w:lineRule="auto"/>
        <w:ind w:left="720" w:hanging="720"/>
      </w:pPr>
      <w:r>
        <w:t xml:space="preserve">Reganold, </w:t>
      </w:r>
      <w:r>
        <w:t xml:space="preserve">J.P. &amp; Wachter, J.M. (2016) Organic agriculture in the twenty-first century. </w:t>
      </w:r>
      <w:r>
        <w:rPr>
          <w:i/>
          <w:iCs/>
        </w:rPr>
        <w:t>Nature Plants,</w:t>
      </w:r>
      <w:r>
        <w:t xml:space="preserve"> 2, 15221.</w:t>
      </w:r>
    </w:p>
    <w:p w:rsidR="005357EF" w:rsidRDefault="00115E1E">
      <w:pPr>
        <w:pStyle w:val="EndNoteBibliography"/>
        <w:spacing w:after="0" w:line="480" w:lineRule="auto"/>
        <w:ind w:left="720" w:hanging="720"/>
      </w:pPr>
      <w:r>
        <w:t xml:space="preserve">Riechert, S.E. &amp; Lockley, T. (1984) Spiders as biological control agents. </w:t>
      </w:r>
      <w:r>
        <w:rPr>
          <w:i/>
          <w:iCs/>
        </w:rPr>
        <w:t>Annual Review of Entomology,</w:t>
      </w:r>
      <w:r>
        <w:t xml:space="preserve"> 29, 299-320.</w:t>
      </w:r>
    </w:p>
    <w:p w:rsidR="005357EF" w:rsidRDefault="00115E1E">
      <w:pPr>
        <w:pStyle w:val="EndNoteBibliography"/>
        <w:spacing w:after="0" w:line="480" w:lineRule="auto"/>
        <w:ind w:left="720" w:hanging="720"/>
      </w:pPr>
      <w:r>
        <w:t>Root, R.B. (1967) The niche exploitati</w:t>
      </w:r>
      <w:r>
        <w:t>on pattern of the blue</w:t>
      </w:r>
      <w:r>
        <w:rPr>
          <w:rFonts w:ascii="Arial Unicode MS" w:eastAsia="Arial Unicode MS" w:hAnsi="Arial Unicode MS" w:cs="Arial Unicode MS"/>
        </w:rPr>
        <w:t>‐</w:t>
      </w:r>
      <w:r>
        <w:t xml:space="preserve">gray gnatcatcher. </w:t>
      </w:r>
      <w:r>
        <w:rPr>
          <w:i/>
          <w:iCs/>
        </w:rPr>
        <w:t xml:space="preserve">Ecological </w:t>
      </w:r>
      <w:r>
        <w:rPr>
          <w:i/>
          <w:iCs/>
        </w:rPr>
        <w:lastRenderedPageBreak/>
        <w:t>Monographs,</w:t>
      </w:r>
      <w:r>
        <w:t xml:space="preserve"> 37, 317-350.</w:t>
      </w:r>
    </w:p>
    <w:p w:rsidR="005357EF" w:rsidRDefault="00115E1E">
      <w:pPr>
        <w:pStyle w:val="EndNoteBibliography"/>
        <w:spacing w:after="0" w:line="480" w:lineRule="auto"/>
        <w:ind w:left="720" w:hanging="720"/>
      </w:pPr>
      <w:r>
        <w:t xml:space="preserve">Schmitz, O.J., Hamback, P.A. &amp; Beckerman, A.P. (2000) Trophic cascades in terrestrial systems: a review of the effects of carnivore removals on plants. </w:t>
      </w:r>
      <w:r>
        <w:rPr>
          <w:i/>
          <w:iCs/>
        </w:rPr>
        <w:t>American Naturalist,</w:t>
      </w:r>
      <w:r>
        <w:t xml:space="preserve"> 155, 141-153.</w:t>
      </w:r>
    </w:p>
    <w:p w:rsidR="005357EF" w:rsidRDefault="00115E1E">
      <w:pPr>
        <w:pStyle w:val="EndNoteBibliography"/>
        <w:spacing w:after="0" w:line="480" w:lineRule="auto"/>
        <w:ind w:left="720" w:hanging="720"/>
      </w:pPr>
      <w:r>
        <w:t xml:space="preserve">Schoenly, K., Cohen, J.E., Heong, K.L., Litsinger, J.A., Aquino, G.B., Barrion, A.T. &amp; Arida, G. (1996) Food web dynamics of irrigated rice fields at five elevations in Luzon, Philippines. </w:t>
      </w:r>
      <w:r>
        <w:rPr>
          <w:i/>
          <w:iCs/>
        </w:rPr>
        <w:t>Bulletin of Entomological Research,</w:t>
      </w:r>
      <w:r>
        <w:t xml:space="preserve"> 86, 451-466.</w:t>
      </w:r>
    </w:p>
    <w:p w:rsidR="005357EF" w:rsidRDefault="00115E1E">
      <w:pPr>
        <w:pStyle w:val="EndNoteBibliography"/>
        <w:spacing w:after="0" w:line="480" w:lineRule="auto"/>
        <w:ind w:left="720" w:hanging="720"/>
      </w:pPr>
      <w:r>
        <w:t>Set</w:t>
      </w:r>
      <w:r>
        <w:t xml:space="preserve">tle, W.H., Ariawan, H., Astuti, E.T., Cahyana, W., Hakim, A.L., Hindayana, D., . . . Sartanto (1996) Managing tropical rice pests through conservation of generalist natural enemies and alternative prey. </w:t>
      </w:r>
      <w:r>
        <w:rPr>
          <w:i/>
          <w:iCs/>
        </w:rPr>
        <w:t>Ecology,</w:t>
      </w:r>
      <w:r>
        <w:t xml:space="preserve"> 77, 1975-1988.</w:t>
      </w:r>
    </w:p>
    <w:p w:rsidR="005357EF" w:rsidRDefault="00115E1E">
      <w:pPr>
        <w:pStyle w:val="EndNoteBibliography"/>
        <w:spacing w:after="0" w:line="480" w:lineRule="auto"/>
        <w:ind w:left="720" w:hanging="720"/>
      </w:pPr>
      <w:r>
        <w:t>Stiling, P. &amp; Cornelissen, T.</w:t>
      </w:r>
      <w:r>
        <w:t xml:space="preserve"> (2005) What makes a successful biocontrol agent? A meta-analysis of biological control agent performance. </w:t>
      </w:r>
      <w:r>
        <w:rPr>
          <w:i/>
          <w:iCs/>
        </w:rPr>
        <w:t>Biological Control,</w:t>
      </w:r>
      <w:r>
        <w:t xml:space="preserve"> 34, 236-246.</w:t>
      </w:r>
    </w:p>
    <w:p w:rsidR="005357EF" w:rsidRDefault="00115E1E">
      <w:pPr>
        <w:pStyle w:val="EndNoteBibliography"/>
        <w:spacing w:after="0" w:line="480" w:lineRule="auto"/>
        <w:ind w:left="720" w:hanging="720"/>
      </w:pPr>
      <w:r>
        <w:t xml:space="preserve">Stock, B.C. &amp; Semmens, B.X. (2016) Unifying error structures in commonly used biotracer mixing models. </w:t>
      </w:r>
      <w:r>
        <w:rPr>
          <w:i/>
          <w:iCs/>
        </w:rPr>
        <w:t>Ecology,</w:t>
      </w:r>
      <w:r>
        <w:t xml:space="preserve"> 97, </w:t>
      </w:r>
      <w:r>
        <w:t>2562-2569.</w:t>
      </w:r>
    </w:p>
    <w:p w:rsidR="005357EF" w:rsidRDefault="00115E1E">
      <w:pPr>
        <w:pStyle w:val="EndNoteBibliography"/>
        <w:spacing w:after="0" w:line="480" w:lineRule="auto"/>
        <w:ind w:left="720" w:hanging="720"/>
      </w:pPr>
      <w:r>
        <w:t xml:space="preserve">Sunderland, K. (1999) Mechanisms underlying the effects of spiders on pest populations. </w:t>
      </w:r>
      <w:r>
        <w:rPr>
          <w:i/>
          <w:iCs/>
        </w:rPr>
        <w:t>Journal of Arachnology,</w:t>
      </w:r>
      <w:r>
        <w:t xml:space="preserve"> 27, 308-316.</w:t>
      </w:r>
    </w:p>
    <w:p w:rsidR="005357EF" w:rsidRDefault="00115E1E">
      <w:pPr>
        <w:pStyle w:val="EndNoteBibliography"/>
        <w:spacing w:after="0" w:line="480" w:lineRule="auto"/>
        <w:ind w:left="720" w:hanging="720"/>
      </w:pPr>
      <w:r>
        <w:t xml:space="preserve">Symondson, W.O.C., Sunderland, K.D. &amp; Greenstone, M.H. (2002) Can generalist predators be effective biocontrol agents? </w:t>
      </w:r>
      <w:r>
        <w:rPr>
          <w:i/>
          <w:iCs/>
        </w:rPr>
        <w:t>A</w:t>
      </w:r>
      <w:r>
        <w:rPr>
          <w:i/>
          <w:iCs/>
        </w:rPr>
        <w:t>nnual Review of Entomology,</w:t>
      </w:r>
      <w:r>
        <w:t xml:space="preserve"> 47, 561-594.</w:t>
      </w:r>
    </w:p>
    <w:p w:rsidR="005357EF" w:rsidRDefault="00115E1E">
      <w:pPr>
        <w:pStyle w:val="EndNoteBibliography"/>
        <w:spacing w:after="0" w:line="480" w:lineRule="auto"/>
        <w:ind w:left="720" w:hanging="720"/>
      </w:pPr>
      <w:r>
        <w:t>Winqvist, C., Bengtsson, J., Aavik, T., Berendse, F., Clement, L.W., Eggers, S., . . . Bommarco, R. (2011) Mixed effects of organic farming and landscape complexity on farmland biodiversity and biological control po</w:t>
      </w:r>
      <w:r>
        <w:t xml:space="preserve">tential across Europe. </w:t>
      </w:r>
      <w:r>
        <w:rPr>
          <w:i/>
          <w:iCs/>
        </w:rPr>
        <w:t>Journal of Applied Ecology,</w:t>
      </w:r>
      <w:r>
        <w:t xml:space="preserve"> 48, 570-579.</w:t>
      </w:r>
    </w:p>
    <w:p w:rsidR="005357EF" w:rsidRDefault="00115E1E">
      <w:pPr>
        <w:pStyle w:val="EndNoteBibliography"/>
        <w:spacing w:line="480" w:lineRule="auto"/>
        <w:ind w:left="720" w:hanging="720"/>
      </w:pPr>
      <w:r>
        <w:t>Zeileis, A., Cribari-Neto, F., Gruen, B., Kosmidis, I., Simas, A.B., Rocha, A.V. &amp; Zeileis, M.A. (2018) Package ‘betareg’.</w:t>
      </w:r>
      <w:r w:rsidR="005357EF">
        <w:fldChar w:fldCharType="end"/>
      </w:r>
    </w:p>
    <w:p w:rsidR="005357EF" w:rsidRDefault="00115E1E">
      <w:pPr>
        <w:widowControl/>
        <w:spacing w:line="480" w:lineRule="auto"/>
      </w:pPr>
      <w:r>
        <w:rPr>
          <w:rFonts w:ascii="Arial Unicode MS" w:hAnsi="Arial Unicode MS"/>
          <w:color w:val="FF0000"/>
          <w:u w:color="FF0000"/>
        </w:rPr>
        <w:br w:type="page"/>
      </w:r>
    </w:p>
    <w:p w:rsidR="005357EF" w:rsidRDefault="00115E1E">
      <w:pPr>
        <w:spacing w:line="480" w:lineRule="auto"/>
        <w:rPr>
          <w:b/>
          <w:bCs/>
        </w:rPr>
      </w:pPr>
      <w:r>
        <w:rPr>
          <w:b/>
          <w:bCs/>
        </w:rPr>
        <w:lastRenderedPageBreak/>
        <w:t>Figure legends</w:t>
      </w:r>
    </w:p>
    <w:p w:rsidR="005357EF" w:rsidRDefault="00115E1E">
      <w:pPr>
        <w:spacing w:line="480" w:lineRule="auto"/>
      </w:pPr>
      <w:proofErr w:type="gramStart"/>
      <w:r>
        <w:rPr>
          <w:b/>
          <w:bCs/>
        </w:rPr>
        <w:t>Figure 1.</w:t>
      </w:r>
      <w:proofErr w:type="gramEnd"/>
      <w:r>
        <w:t xml:space="preserve">  (a) Map of study sites and examples of (b) organic and (c) conventional rice farms.  </w:t>
      </w:r>
    </w:p>
    <w:p w:rsidR="005357EF" w:rsidRDefault="00115E1E">
      <w:pPr>
        <w:spacing w:line="480" w:lineRule="auto"/>
      </w:pPr>
      <w:proofErr w:type="gramStart"/>
      <w:r>
        <w:rPr>
          <w:b/>
          <w:bCs/>
        </w:rPr>
        <w:t>Figure 2.</w:t>
      </w:r>
      <w:proofErr w:type="gramEnd"/>
      <w:r>
        <w:t xml:space="preserve">  </w:t>
      </w:r>
      <w:proofErr w:type="gramStart"/>
      <w:r>
        <w:t xml:space="preserve">Predators’ </w:t>
      </w:r>
      <w:proofErr w:type="spellStart"/>
      <w:r>
        <w:t>trophic</w:t>
      </w:r>
      <w:proofErr w:type="spellEnd"/>
      <w:r>
        <w:t xml:space="preserve"> niches (δ</w:t>
      </w:r>
      <w:r>
        <w:rPr>
          <w:vertAlign w:val="superscript"/>
        </w:rPr>
        <w:t>13</w:t>
      </w:r>
      <w:r>
        <w:t>C and δ</w:t>
      </w:r>
      <w:r>
        <w:rPr>
          <w:vertAlign w:val="superscript"/>
        </w:rPr>
        <w:t>15</w:t>
      </w:r>
      <w:r>
        <w:t>N) in organic and conventional farms over crop stage.</w:t>
      </w:r>
      <w:proofErr w:type="gramEnd"/>
      <w:r>
        <w:t xml:space="preserve">  Note that predators at seedling stage were omitted due to insuf</w:t>
      </w:r>
      <w:r>
        <w:t xml:space="preserve">ficient sample sizes.  Each point represents a capsule sample containing one or more predator individuals.  The ovals show the 50% standard ellipse area (SEA).  Statistical analyses indicate that predator’s </w:t>
      </w:r>
      <w:proofErr w:type="spellStart"/>
      <w:r>
        <w:t>trophic</w:t>
      </w:r>
      <w:proofErr w:type="spellEnd"/>
      <w:r>
        <w:t xml:space="preserve"> niche position (</w:t>
      </w:r>
      <w:proofErr w:type="spellStart"/>
      <w:r>
        <w:t>centroid</w:t>
      </w:r>
      <w:proofErr w:type="spellEnd"/>
      <w:r>
        <w:t>) varied with far</w:t>
      </w:r>
      <w:r>
        <w:t xml:space="preserve">m type and crop stage, while </w:t>
      </w:r>
      <w:proofErr w:type="spellStart"/>
      <w:r>
        <w:t>trophic</w:t>
      </w:r>
      <w:proofErr w:type="spellEnd"/>
      <w:r>
        <w:t xml:space="preserve"> niche breadth (dispersion) varied with farm type only (details in Results).</w:t>
      </w:r>
    </w:p>
    <w:p w:rsidR="005357EF" w:rsidRDefault="00115E1E">
      <w:pPr>
        <w:spacing w:line="480" w:lineRule="auto"/>
      </w:pPr>
      <w:proofErr w:type="gramStart"/>
      <w:r>
        <w:rPr>
          <w:b/>
          <w:bCs/>
        </w:rPr>
        <w:t>Figure 3.</w:t>
      </w:r>
      <w:proofErr w:type="gramEnd"/>
      <w:r>
        <w:t xml:space="preserve">  </w:t>
      </w:r>
      <w:proofErr w:type="gramStart"/>
      <w:r>
        <w:t>Predators’ diet composition in organic and conventional farms over crop stage.</w:t>
      </w:r>
      <w:proofErr w:type="gramEnd"/>
      <w:r>
        <w:t xml:space="preserve">  Due to insufficient sample sizes, there was no diet </w:t>
      </w:r>
      <w:r>
        <w:t xml:space="preserve">estimation at seedling stage.  Means and SEs were computed from the </w:t>
      </w:r>
      <w:del w:id="650" w:author="." w:date="2020-02-13T21:15:00Z">
        <w:r>
          <w:delText xml:space="preserve">mean of </w:delText>
        </w:r>
      </w:del>
      <w:r>
        <w:t xml:space="preserve">Bayesian posterior </w:t>
      </w:r>
      <w:ins w:id="651" w:author="." w:date="2020-02-13T21:15:00Z">
        <w:r>
          <w:t>mean est</w:t>
        </w:r>
      </w:ins>
      <w:r>
        <w:t>i</w:t>
      </w:r>
      <w:ins w:id="652" w:author="." w:date="2020-02-13T21:17:00Z">
        <w:r>
          <w:t>mates</w:t>
        </w:r>
      </w:ins>
      <w:del w:id="653" w:author="." w:date="2020-02-13T21:15:00Z">
        <w:r>
          <w:delText>draws</w:delText>
        </w:r>
      </w:del>
      <w:r>
        <w:t xml:space="preserve"> of</w:t>
      </w:r>
      <w:ins w:id="654" w:author="." w:date="2020-02-13T21:15:00Z">
        <w:r>
          <w:t xml:space="preserve"> individual</w:t>
        </w:r>
      </w:ins>
      <w:r>
        <w:t xml:space="preserve"> replicate farms.</w:t>
      </w:r>
    </w:p>
    <w:p w:rsidR="005357EF" w:rsidRDefault="00115E1E">
      <w:pPr>
        <w:spacing w:line="480" w:lineRule="auto"/>
      </w:pPr>
      <w:proofErr w:type="gramStart"/>
      <w:r>
        <w:rPr>
          <w:b/>
          <w:bCs/>
        </w:rPr>
        <w:t>Figure 4.</w:t>
      </w:r>
      <w:proofErr w:type="gramEnd"/>
      <w:r>
        <w:t xml:space="preserve">  </w:t>
      </w:r>
      <w:proofErr w:type="gramStart"/>
      <w:r>
        <w:t>Rice herbivore consumption by predators in organic and conventional farms over crop stage.</w:t>
      </w:r>
      <w:proofErr w:type="gramEnd"/>
      <w:r>
        <w:t xml:space="preserve">  Error b</w:t>
      </w:r>
      <w:r>
        <w:t xml:space="preserve">ars represent </w:t>
      </w:r>
      <w:proofErr w:type="spellStart"/>
      <w:r>
        <w:t>Tukey</w:t>
      </w:r>
      <w:proofErr w:type="spellEnd"/>
      <w:r>
        <w:t>-adjusted 95% confidence intervals.  Different letters denote statistical significance (</w:t>
      </w:r>
      <w:r>
        <w:rPr>
          <w:i/>
          <w:iCs/>
        </w:rPr>
        <w:t>P</w:t>
      </w:r>
      <w:r>
        <w:t xml:space="preserve"> &lt; 0.05).</w:t>
      </w:r>
      <w:r>
        <w:rPr>
          <w:rFonts w:ascii="Arial Unicode MS" w:hAnsi="Arial Unicode MS"/>
          <w:color w:val="FF0000"/>
          <w:u w:color="FF0000"/>
        </w:rPr>
        <w:br w:type="page"/>
      </w:r>
    </w:p>
    <w:p w:rsidR="005357EF" w:rsidRDefault="00115E1E">
      <w:pPr>
        <w:widowControl/>
        <w:rPr>
          <w:b/>
          <w:bCs/>
        </w:rPr>
      </w:pPr>
      <w:r>
        <w:rPr>
          <w:b/>
          <w:bCs/>
        </w:rPr>
        <w:lastRenderedPageBreak/>
        <w:t>Figure 1</w:t>
      </w:r>
    </w:p>
    <w:p w:rsidR="005357EF" w:rsidRDefault="00115E1E">
      <w:pPr>
        <w:widowControl/>
      </w:pPr>
      <w:r>
        <w:rPr>
          <w:b/>
          <w:bCs/>
        </w:rPr>
        <w:t xml:space="preserve"> </w:t>
      </w:r>
      <w:r>
        <w:rPr>
          <w:noProof/>
        </w:rPr>
        <w:drawing>
          <wp:inline distT="0" distB="0" distL="0" distR="0">
            <wp:extent cx="5727700" cy="4674228"/>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cstate="print">
                      <a:extLst/>
                    </a:blip>
                    <a:stretch>
                      <a:fillRect/>
                    </a:stretch>
                  </pic:blipFill>
                  <pic:spPr>
                    <a:xfrm>
                      <a:off x="0" y="0"/>
                      <a:ext cx="5727700" cy="4674228"/>
                    </a:xfrm>
                    <a:prstGeom prst="rect">
                      <a:avLst/>
                    </a:prstGeom>
                    <a:ln w="12700" cap="flat">
                      <a:noFill/>
                      <a:miter lim="400000"/>
                    </a:ln>
                    <a:effectLst/>
                  </pic:spPr>
                </pic:pic>
              </a:graphicData>
            </a:graphic>
          </wp:inline>
        </w:drawing>
      </w:r>
      <w:r>
        <w:t xml:space="preserve"> </w:t>
      </w:r>
      <w:r>
        <w:rPr>
          <w:rFonts w:ascii="Arial Unicode MS" w:hAnsi="Arial Unicode MS"/>
        </w:rPr>
        <w:br w:type="page"/>
      </w:r>
    </w:p>
    <w:p w:rsidR="005357EF" w:rsidRDefault="00115E1E">
      <w:pPr>
        <w:spacing w:line="480" w:lineRule="auto"/>
      </w:pPr>
      <w:r>
        <w:rPr>
          <w:b/>
          <w:bCs/>
        </w:rPr>
        <w:lastRenderedPageBreak/>
        <w:t>Figure 2</w:t>
      </w:r>
    </w:p>
    <w:p w:rsidR="005357EF" w:rsidRDefault="00115E1E">
      <w:pPr>
        <w:spacing w:line="480" w:lineRule="auto"/>
      </w:pPr>
      <w:r>
        <w:rPr>
          <w:noProof/>
        </w:rPr>
        <w:drawing>
          <wp:inline distT="0" distB="0" distL="0" distR="0">
            <wp:extent cx="4092901" cy="3508201"/>
            <wp:effectExtent l="0" t="0" r="0" b="0"/>
            <wp:docPr id="1073741826" name="officeArt object" descr="Isospace.tiff"/>
            <wp:cNvGraphicFramePr/>
            <a:graphic xmlns:a="http://schemas.openxmlformats.org/drawingml/2006/main">
              <a:graphicData uri="http://schemas.openxmlformats.org/drawingml/2006/picture">
                <pic:pic xmlns:pic="http://schemas.openxmlformats.org/drawingml/2006/picture">
                  <pic:nvPicPr>
                    <pic:cNvPr id="1073741826" name="Isospace.tiff" descr="Isospace.tiff"/>
                    <pic:cNvPicPr>
                      <a:picLocks noChangeAspect="1"/>
                    </pic:cNvPicPr>
                  </pic:nvPicPr>
                  <pic:blipFill>
                    <a:blip r:embed="rId10" cstate="print">
                      <a:extLst/>
                    </a:blip>
                    <a:stretch>
                      <a:fillRect/>
                    </a:stretch>
                  </pic:blipFill>
                  <pic:spPr>
                    <a:xfrm>
                      <a:off x="0" y="0"/>
                      <a:ext cx="4092901" cy="3508201"/>
                    </a:xfrm>
                    <a:prstGeom prst="rect">
                      <a:avLst/>
                    </a:prstGeom>
                    <a:ln w="12700" cap="flat">
                      <a:noFill/>
                      <a:miter lim="400000"/>
                    </a:ln>
                    <a:effectLst/>
                  </pic:spPr>
                </pic:pic>
              </a:graphicData>
            </a:graphic>
          </wp:inline>
        </w:drawing>
      </w:r>
    </w:p>
    <w:p w:rsidR="005357EF" w:rsidRDefault="00115E1E">
      <w:pPr>
        <w:widowControl/>
      </w:pPr>
      <w:r>
        <w:rPr>
          <w:rFonts w:ascii="Arial Unicode MS" w:hAnsi="Arial Unicode MS"/>
        </w:rPr>
        <w:br w:type="page"/>
      </w:r>
    </w:p>
    <w:p w:rsidR="005357EF" w:rsidRDefault="00115E1E">
      <w:pPr>
        <w:spacing w:line="480" w:lineRule="auto"/>
        <w:rPr>
          <w:b/>
          <w:bCs/>
        </w:rPr>
      </w:pPr>
      <w:proofErr w:type="gramStart"/>
      <w:r>
        <w:rPr>
          <w:b/>
          <w:bCs/>
        </w:rPr>
        <w:lastRenderedPageBreak/>
        <w:t>Figure 3.</w:t>
      </w:r>
      <w:proofErr w:type="gramEnd"/>
    </w:p>
    <w:p w:rsidR="005357EF" w:rsidRDefault="00115E1E">
      <w:pPr>
        <w:spacing w:line="480" w:lineRule="auto"/>
        <w:rPr>
          <w:b/>
          <w:bCs/>
        </w:rPr>
      </w:pPr>
      <w:r>
        <w:rPr>
          <w:b/>
          <w:bCs/>
          <w:noProof/>
        </w:rPr>
        <w:drawing>
          <wp:inline distT="0" distB="0" distL="0" distR="0">
            <wp:extent cx="4696251" cy="2739481"/>
            <wp:effectExtent l="0" t="0" r="0" b="0"/>
            <wp:docPr id="1073741827" name="officeArt object" descr="Proportion_Or.Cv.tiff"/>
            <wp:cNvGraphicFramePr/>
            <a:graphic xmlns:a="http://schemas.openxmlformats.org/drawingml/2006/main">
              <a:graphicData uri="http://schemas.openxmlformats.org/drawingml/2006/picture">
                <pic:pic xmlns:pic="http://schemas.openxmlformats.org/drawingml/2006/picture">
                  <pic:nvPicPr>
                    <pic:cNvPr id="1073741827" name="Proportion_Or.Cv.tiff" descr="Proportion_Or.Cv.tiff"/>
                    <pic:cNvPicPr>
                      <a:picLocks noChangeAspect="1"/>
                    </pic:cNvPicPr>
                  </pic:nvPicPr>
                  <pic:blipFill>
                    <a:blip r:embed="rId11" cstate="print">
                      <a:extLst/>
                    </a:blip>
                    <a:stretch>
                      <a:fillRect/>
                    </a:stretch>
                  </pic:blipFill>
                  <pic:spPr>
                    <a:xfrm>
                      <a:off x="0" y="0"/>
                      <a:ext cx="4696251" cy="2739481"/>
                    </a:xfrm>
                    <a:prstGeom prst="rect">
                      <a:avLst/>
                    </a:prstGeom>
                    <a:ln w="12700" cap="flat">
                      <a:noFill/>
                      <a:miter lim="400000"/>
                    </a:ln>
                    <a:effectLst/>
                  </pic:spPr>
                </pic:pic>
              </a:graphicData>
            </a:graphic>
          </wp:inline>
        </w:drawing>
      </w:r>
    </w:p>
    <w:p w:rsidR="005357EF" w:rsidRDefault="00115E1E">
      <w:pPr>
        <w:widowControl/>
      </w:pPr>
      <w:r>
        <w:rPr>
          <w:rFonts w:ascii="Arial Unicode MS" w:hAnsi="Arial Unicode MS"/>
        </w:rPr>
        <w:br w:type="page"/>
      </w:r>
    </w:p>
    <w:p w:rsidR="005357EF" w:rsidRDefault="00115E1E">
      <w:pPr>
        <w:spacing w:line="480" w:lineRule="auto"/>
        <w:rPr>
          <w:b/>
          <w:bCs/>
        </w:rPr>
      </w:pPr>
      <w:proofErr w:type="gramStart"/>
      <w:r>
        <w:rPr>
          <w:b/>
          <w:bCs/>
        </w:rPr>
        <w:lastRenderedPageBreak/>
        <w:t>Figure 4.</w:t>
      </w:r>
      <w:proofErr w:type="gramEnd"/>
    </w:p>
    <w:p w:rsidR="005357EF" w:rsidRDefault="00115E1E">
      <w:pPr>
        <w:widowControl/>
      </w:pPr>
      <w:r>
        <w:rPr>
          <w:b/>
          <w:bCs/>
          <w:noProof/>
          <w:color w:val="FF0000"/>
          <w:u w:color="FF0000"/>
        </w:rPr>
        <w:drawing>
          <wp:inline distT="0" distB="0" distL="0" distR="0">
            <wp:extent cx="4200781" cy="3500650"/>
            <wp:effectExtent l="0" t="0" r="0" b="0"/>
            <wp:docPr id="1073741828" name="officeArt object" descr="Confint.Farm_Stage.tiff"/>
            <wp:cNvGraphicFramePr/>
            <a:graphic xmlns:a="http://schemas.openxmlformats.org/drawingml/2006/main">
              <a:graphicData uri="http://schemas.openxmlformats.org/drawingml/2006/picture">
                <pic:pic xmlns:pic="http://schemas.openxmlformats.org/drawingml/2006/picture">
                  <pic:nvPicPr>
                    <pic:cNvPr id="1073741828" name="Confint.Farm_Stage.tiff" descr="Confint.Farm_Stage.tiff"/>
                    <pic:cNvPicPr>
                      <a:picLocks noChangeAspect="1"/>
                    </pic:cNvPicPr>
                  </pic:nvPicPr>
                  <pic:blipFill>
                    <a:blip r:embed="rId12" cstate="print">
                      <a:extLst/>
                    </a:blip>
                    <a:stretch>
                      <a:fillRect/>
                    </a:stretch>
                  </pic:blipFill>
                  <pic:spPr>
                    <a:xfrm>
                      <a:off x="0" y="0"/>
                      <a:ext cx="4200781" cy="3500650"/>
                    </a:xfrm>
                    <a:prstGeom prst="rect">
                      <a:avLst/>
                    </a:prstGeom>
                    <a:ln w="12700" cap="flat">
                      <a:noFill/>
                      <a:miter lim="400000"/>
                    </a:ln>
                    <a:effectLst/>
                  </pic:spPr>
                </pic:pic>
              </a:graphicData>
            </a:graphic>
          </wp:inline>
        </w:drawing>
      </w:r>
    </w:p>
    <w:sectPr w:rsidR="005357EF" w:rsidSect="005357EF">
      <w:footerReference w:type="default" r:id="rId13"/>
      <w:pgSz w:w="11900" w:h="16840"/>
      <w:pgMar w:top="1440" w:right="1440" w:bottom="1440" w:left="1440" w:header="567" w:footer="567"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 w:date="2020-02-14T21:33:00Z" w:initials="">
    <w:p w:rsidR="005357EF" w:rsidRDefault="005357EF">
      <w:pPr>
        <w:pStyle w:val="Default"/>
      </w:pPr>
    </w:p>
    <w:p w:rsidR="005357EF" w:rsidRDefault="00115E1E">
      <w:pPr>
        <w:pStyle w:val="Default"/>
      </w:pPr>
      <w:r>
        <w:rPr>
          <w:rFonts w:eastAsia="Arial Unicode MS" w:cs="Arial Unicode MS"/>
        </w:rPr>
        <w:t xml:space="preserve">GC: How about </w:t>
      </w:r>
      <w:r>
        <w:rPr>
          <w:rFonts w:eastAsia="Arial Unicode MS" w:cs="Arial Unicode MS"/>
        </w:rPr>
        <w:t>“</w:t>
      </w:r>
      <w:r>
        <w:rPr>
          <w:rFonts w:eastAsia="Arial Unicode MS" w:cs="Arial Unicode MS"/>
        </w:rPr>
        <w:t>Arthropod generalist predators increase pest consumption over crop stage in organic and conventional rice farms</w:t>
      </w:r>
      <w:r>
        <w:rPr>
          <w:rFonts w:eastAsia="Arial Unicode MS" w:cs="Arial Unicode MS"/>
        </w:rPr>
        <w:t>”</w:t>
      </w:r>
      <w:r>
        <w:rPr>
          <w:rFonts w:eastAsia="Arial Unicode MS" w:cs="Arial Unicode MS"/>
        </w:rPr>
        <w:t>?</w:t>
      </w:r>
    </w:p>
  </w:comment>
  <w:comment w:id="14" w:author="Jia Ang Ou" w:date="2020-02-27T11:28: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 xml:space="preserve">What is value of adding the word </w:t>
      </w:r>
      <w:r>
        <w:rPr>
          <w:rFonts w:eastAsia="Arial Unicode MS" w:cs="Arial Unicode MS"/>
        </w:rPr>
        <w:t>“</w:t>
      </w:r>
      <w:r>
        <w:rPr>
          <w:rFonts w:eastAsia="Arial Unicode MS" w:cs="Arial Unicode MS"/>
        </w:rPr>
        <w:t>functional</w:t>
      </w:r>
      <w:r>
        <w:rPr>
          <w:rFonts w:eastAsia="Arial Unicode MS" w:cs="Arial Unicode MS"/>
        </w:rPr>
        <w:t>”</w:t>
      </w:r>
      <w:r>
        <w:rPr>
          <w:rFonts w:eastAsia="Arial Unicode MS" w:cs="Arial Unicode MS"/>
        </w:rPr>
        <w:t>?</w:t>
      </w:r>
    </w:p>
    <w:p w:rsidR="00C148C0" w:rsidRDefault="00C148C0">
      <w:pPr>
        <w:pStyle w:val="Default"/>
        <w:rPr>
          <w:rFonts w:eastAsia="Arial Unicode MS" w:cs="Arial Unicode MS" w:hint="eastAsia"/>
        </w:rPr>
      </w:pPr>
    </w:p>
    <w:p w:rsidR="00C148C0" w:rsidRDefault="00C148C0">
      <w:pPr>
        <w:pStyle w:val="Default"/>
      </w:pPr>
      <w:r>
        <w:rPr>
          <w:rFonts w:eastAsia="Arial Unicode MS" w:cs="Arial Unicode MS" w:hint="eastAsia"/>
        </w:rPr>
        <w:t>GC: not necessarily, but just make it a bit more clear.</w:t>
      </w:r>
    </w:p>
  </w:comment>
  <w:comment w:id="20" w:author="Jia Ang Ou" w:date="2020-02-27T11:29:00Z" w:initials="">
    <w:p w:rsidR="005357EF" w:rsidRDefault="005357EF">
      <w:pPr>
        <w:pStyle w:val="Default"/>
      </w:pPr>
    </w:p>
    <w:p w:rsidR="005357EF" w:rsidRDefault="00115E1E">
      <w:pPr>
        <w:pStyle w:val="Default"/>
        <w:rPr>
          <w:rFonts w:eastAsia="Arial Unicode MS" w:cs="Arial Unicode MS" w:hint="eastAsia"/>
        </w:rPr>
      </w:pPr>
      <w:proofErr w:type="gramStart"/>
      <w:r>
        <w:rPr>
          <w:rFonts w:eastAsia="Arial Unicode MS" w:cs="Arial Unicode MS"/>
        </w:rPr>
        <w:t>can</w:t>
      </w:r>
      <w:proofErr w:type="gramEnd"/>
      <w:r>
        <w:rPr>
          <w:rFonts w:eastAsia="Arial Unicode MS" w:cs="Arial Unicode MS"/>
        </w:rPr>
        <w:t xml:space="preserve"> we just say: </w:t>
      </w:r>
      <w:r>
        <w:rPr>
          <w:rFonts w:eastAsia="Arial Unicode MS" w:cs="Arial Unicode MS"/>
        </w:rPr>
        <w:t>“…</w:t>
      </w:r>
      <w:r>
        <w:rPr>
          <w:rFonts w:eastAsia="Arial Unicode MS" w:cs="Arial Unicode MS"/>
        </w:rPr>
        <w:t>due to their highly variable feeding habits.</w:t>
      </w:r>
      <w:r>
        <w:rPr>
          <w:rFonts w:eastAsia="Arial Unicode MS" w:cs="Arial Unicode MS"/>
        </w:rPr>
        <w:t>”</w:t>
      </w:r>
    </w:p>
    <w:p w:rsidR="00C148C0" w:rsidRDefault="00C148C0">
      <w:pPr>
        <w:pStyle w:val="Default"/>
        <w:rPr>
          <w:rFonts w:eastAsia="Arial Unicode MS" w:cs="Arial Unicode MS" w:hint="eastAsia"/>
        </w:rPr>
      </w:pPr>
    </w:p>
    <w:p w:rsidR="00C148C0" w:rsidRDefault="00C148C0">
      <w:pPr>
        <w:pStyle w:val="Default"/>
      </w:pPr>
      <w:r>
        <w:rPr>
          <w:rFonts w:eastAsia="Arial Unicode MS" w:cs="Arial Unicode MS" w:hint="eastAsia"/>
        </w:rPr>
        <w:t>GC: I think that</w:t>
      </w:r>
      <w:r>
        <w:rPr>
          <w:rFonts w:eastAsia="Arial Unicode MS" w:cs="Arial Unicode MS" w:hint="eastAsia"/>
        </w:rPr>
        <w:t>’</w:t>
      </w:r>
      <w:r>
        <w:rPr>
          <w:rFonts w:eastAsia="Arial Unicode MS" w:cs="Arial Unicode MS" w:hint="eastAsia"/>
        </w:rPr>
        <w:t>s a good idea.</w:t>
      </w:r>
    </w:p>
    <w:p w:rsidR="005357EF" w:rsidRDefault="005357EF">
      <w:pPr>
        <w:pStyle w:val="Default"/>
      </w:pPr>
    </w:p>
    <w:p w:rsidR="005357EF" w:rsidRDefault="00115E1E">
      <w:pPr>
        <w:pStyle w:val="Default"/>
      </w:pPr>
      <w:r>
        <w:rPr>
          <w:rFonts w:eastAsia="Arial Unicode MS" w:cs="Arial Unicode MS"/>
        </w:rPr>
        <w:t>Somehow I th</w:t>
      </w:r>
      <w:r>
        <w:rPr>
          <w:rFonts w:eastAsia="Arial Unicode MS" w:cs="Arial Unicode MS"/>
        </w:rPr>
        <w:t xml:space="preserve">ink saying that their diet vary with prey composition, crop stage, and farm type paints a picture that their </w:t>
      </w:r>
      <w:r>
        <w:rPr>
          <w:rFonts w:eastAsia="Arial Unicode MS" w:cs="Arial Unicode MS"/>
        </w:rPr>
        <w:t>“</w:t>
      </w:r>
      <w:r>
        <w:rPr>
          <w:rFonts w:eastAsia="Arial Unicode MS" w:cs="Arial Unicode MS"/>
        </w:rPr>
        <w:t>functional role</w:t>
      </w:r>
      <w:r>
        <w:rPr>
          <w:rFonts w:eastAsia="Arial Unicode MS" w:cs="Arial Unicode MS"/>
        </w:rPr>
        <w:t xml:space="preserve">” </w:t>
      </w:r>
      <w:r>
        <w:rPr>
          <w:rFonts w:eastAsia="Arial Unicode MS" w:cs="Arial Unicode MS"/>
        </w:rPr>
        <w:t>is rather clear.</w:t>
      </w:r>
    </w:p>
  </w:comment>
  <w:comment w:id="29" w:author="Jia Ang Ou" w:date="2020-02-27T11:37: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Consider ignoring? Unless we decide to do a paired analysis instead</w:t>
      </w:r>
    </w:p>
    <w:p w:rsidR="00863010" w:rsidRDefault="00863010">
      <w:pPr>
        <w:pStyle w:val="Default"/>
        <w:rPr>
          <w:rFonts w:eastAsia="Arial Unicode MS" w:cs="Arial Unicode MS" w:hint="eastAsia"/>
        </w:rPr>
      </w:pPr>
    </w:p>
    <w:p w:rsidR="00863010" w:rsidRDefault="00863010">
      <w:pPr>
        <w:pStyle w:val="Default"/>
      </w:pPr>
      <w:r>
        <w:rPr>
          <w:rFonts w:eastAsia="Arial Unicode MS" w:cs="Arial Unicode MS" w:hint="eastAsia"/>
        </w:rPr>
        <w:t>GC: Yup, we did not conduct paired analysis. However, we still mentioned that we used paired farm</w:t>
      </w:r>
      <w:r w:rsidR="00DD73A5">
        <w:rPr>
          <w:rFonts w:eastAsia="Arial Unicode MS" w:cs="Arial Unicode MS" w:hint="eastAsia"/>
        </w:rPr>
        <w:t>s</w:t>
      </w:r>
      <w:r>
        <w:rPr>
          <w:rFonts w:eastAsia="Arial Unicode MS" w:cs="Arial Unicode MS" w:hint="eastAsia"/>
        </w:rPr>
        <w:t xml:space="preserve"> to reduce the confounding effect of landscape</w:t>
      </w:r>
      <w:r w:rsidR="00DD73A5">
        <w:rPr>
          <w:rFonts w:eastAsia="Arial Unicode MS" w:cs="Arial Unicode MS" w:hint="eastAsia"/>
        </w:rPr>
        <w:t>. So I think it</w:t>
      </w:r>
      <w:r w:rsidR="00DD73A5">
        <w:rPr>
          <w:rFonts w:eastAsia="Arial Unicode MS" w:cs="Arial Unicode MS" w:hint="eastAsia"/>
        </w:rPr>
        <w:t>’</w:t>
      </w:r>
      <w:r w:rsidR="00DD73A5">
        <w:rPr>
          <w:rFonts w:eastAsia="Arial Unicode MS" w:cs="Arial Unicode MS" w:hint="eastAsia"/>
        </w:rPr>
        <w:t>s still worth mentioning here.</w:t>
      </w:r>
    </w:p>
  </w:comment>
  <w:comment w:id="30" w:author="Jia Ang Ou" w:date="2020-02-27T11:38: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Reiterating what I commented at the top. I</w:t>
      </w:r>
      <w:r>
        <w:rPr>
          <w:rFonts w:eastAsia="Arial Unicode MS" w:cs="Arial Unicode MS"/>
        </w:rPr>
        <w:t xml:space="preserve">f we say that diet choice varies with composition, crop stage and farm type right at the beginning, and use it as </w:t>
      </w:r>
      <w:r>
        <w:rPr>
          <w:rFonts w:eastAsia="Arial Unicode MS" w:cs="Arial Unicode MS"/>
        </w:rPr>
        <w:t>“</w:t>
      </w:r>
      <w:r>
        <w:rPr>
          <w:rFonts w:eastAsia="Arial Unicode MS" w:cs="Arial Unicode MS"/>
        </w:rPr>
        <w:t>reason</w:t>
      </w:r>
      <w:r>
        <w:rPr>
          <w:rFonts w:eastAsia="Arial Unicode MS" w:cs="Arial Unicode MS"/>
        </w:rPr>
        <w:t xml:space="preserve">” </w:t>
      </w:r>
      <w:r>
        <w:rPr>
          <w:rFonts w:eastAsia="Arial Unicode MS" w:cs="Arial Unicode MS"/>
        </w:rPr>
        <w:t xml:space="preserve">for why their role as </w:t>
      </w:r>
      <w:proofErr w:type="spellStart"/>
      <w:r>
        <w:rPr>
          <w:rFonts w:eastAsia="Arial Unicode MS" w:cs="Arial Unicode MS"/>
        </w:rPr>
        <w:t>biocontrol</w:t>
      </w:r>
      <w:proofErr w:type="spellEnd"/>
      <w:r>
        <w:rPr>
          <w:rFonts w:eastAsia="Arial Unicode MS" w:cs="Arial Unicode MS"/>
        </w:rPr>
        <w:t xml:space="preserve"> agents is debated. It seems rather unreasonable that we would do exactly that: see how those variabl</w:t>
      </w:r>
      <w:r>
        <w:rPr>
          <w:rFonts w:eastAsia="Arial Unicode MS" w:cs="Arial Unicode MS"/>
        </w:rPr>
        <w:t xml:space="preserve">es affect diet composition. </w:t>
      </w:r>
      <w:proofErr w:type="gramStart"/>
      <w:r w:rsidR="00DD73A5">
        <w:rPr>
          <w:rFonts w:eastAsia="Arial Unicode MS" w:cs="Arial Unicode MS" w:hint="eastAsia"/>
        </w:rPr>
        <w:t>‘</w:t>
      </w:r>
      <w:proofErr w:type="gramEnd"/>
    </w:p>
    <w:p w:rsidR="00DD73A5" w:rsidRDefault="00DD73A5">
      <w:pPr>
        <w:pStyle w:val="Default"/>
        <w:rPr>
          <w:rFonts w:eastAsia="Arial Unicode MS" w:cs="Arial Unicode MS" w:hint="eastAsia"/>
        </w:rPr>
      </w:pPr>
    </w:p>
    <w:p w:rsidR="00DD73A5" w:rsidRDefault="00DD73A5">
      <w:pPr>
        <w:pStyle w:val="Default"/>
      </w:pPr>
      <w:r>
        <w:rPr>
          <w:rFonts w:eastAsia="Arial Unicode MS" w:cs="Arial Unicode MS" w:hint="eastAsia"/>
        </w:rPr>
        <w:t xml:space="preserve">GC: I </w:t>
      </w:r>
      <w:proofErr w:type="spellStart"/>
      <w:r>
        <w:rPr>
          <w:rFonts w:eastAsia="Arial Unicode MS" w:cs="Arial Unicode MS" w:hint="eastAsia"/>
        </w:rPr>
        <w:t>didn</w:t>
      </w:r>
      <w:proofErr w:type="spellEnd"/>
      <w:r>
        <w:rPr>
          <w:rFonts w:eastAsia="Arial Unicode MS" w:cs="Arial Unicode MS" w:hint="eastAsia"/>
        </w:rPr>
        <w:t>’</w:t>
      </w:r>
      <w:r>
        <w:rPr>
          <w:rFonts w:eastAsia="Arial Unicode MS" w:cs="Arial Unicode MS" w:hint="eastAsia"/>
        </w:rPr>
        <w:t>t really get your point for this!</w:t>
      </w:r>
    </w:p>
  </w:comment>
  <w:comment w:id="84" w:author="." w:date="2020-02-14T21:33:00Z" w:initials="">
    <w:p w:rsidR="005357EF" w:rsidRDefault="005357EF">
      <w:pPr>
        <w:pStyle w:val="Default"/>
      </w:pPr>
    </w:p>
    <w:p w:rsidR="005357EF" w:rsidRDefault="00115E1E">
      <w:pPr>
        <w:pStyle w:val="Default"/>
      </w:pPr>
      <w:r>
        <w:rPr>
          <w:rFonts w:eastAsia="Arial Unicode MS" w:cs="Arial Unicode MS"/>
        </w:rPr>
        <w:t>GC: Maybe cite one or two examples.</w:t>
      </w:r>
    </w:p>
  </w:comment>
  <w:comment w:id="160" w:author="." w:date="2020-02-14T21:33:00Z" w:initials="">
    <w:p w:rsidR="005357EF" w:rsidRDefault="005357EF">
      <w:pPr>
        <w:pStyle w:val="Default"/>
      </w:pPr>
    </w:p>
    <w:p w:rsidR="005357EF" w:rsidRDefault="00115E1E">
      <w:pPr>
        <w:pStyle w:val="Default"/>
      </w:pPr>
      <w:r>
        <w:rPr>
          <w:rFonts w:eastAsia="Arial Unicode MS" w:cs="Arial Unicode MS"/>
        </w:rPr>
        <w:t xml:space="preserve">GC: Since we are not studying the </w:t>
      </w:r>
      <w:proofErr w:type="spellStart"/>
      <w:r>
        <w:rPr>
          <w:rFonts w:eastAsia="Arial Unicode MS" w:cs="Arial Unicode MS"/>
        </w:rPr>
        <w:t>biocontrol</w:t>
      </w:r>
      <w:proofErr w:type="spellEnd"/>
      <w:r>
        <w:rPr>
          <w:rFonts w:eastAsia="Arial Unicode MS" w:cs="Arial Unicode MS"/>
        </w:rPr>
        <w:t xml:space="preserve"> efficacy of generalist predators, I suggest removing this sentence.</w:t>
      </w:r>
    </w:p>
  </w:comment>
  <w:comment w:id="177" w:author="Jia Ang Ou" w:date="2020-02-27T11:43: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Change analysis or throw away this term</w:t>
      </w:r>
    </w:p>
    <w:p w:rsidR="00B308F6" w:rsidRDefault="00B308F6">
      <w:pPr>
        <w:pStyle w:val="Default"/>
        <w:rPr>
          <w:rFonts w:eastAsia="Arial Unicode MS" w:cs="Arial Unicode MS" w:hint="eastAsia"/>
        </w:rPr>
      </w:pPr>
    </w:p>
    <w:p w:rsidR="00B308F6" w:rsidRDefault="00B308F6">
      <w:pPr>
        <w:pStyle w:val="Default"/>
      </w:pPr>
      <w:r>
        <w:rPr>
          <w:rFonts w:eastAsia="Arial Unicode MS" w:cs="Arial Unicode MS" w:hint="eastAsia"/>
        </w:rPr>
        <w:t xml:space="preserve">GC: I feel it fine to keep this word. Even if we </w:t>
      </w:r>
      <w:proofErr w:type="spellStart"/>
      <w:r>
        <w:rPr>
          <w:rFonts w:eastAsia="Arial Unicode MS" w:cs="Arial Unicode MS" w:hint="eastAsia"/>
        </w:rPr>
        <w:t>didn</w:t>
      </w:r>
      <w:proofErr w:type="spellEnd"/>
      <w:r>
        <w:rPr>
          <w:rFonts w:eastAsia="Arial Unicode MS" w:cs="Arial Unicode MS" w:hint="eastAsia"/>
        </w:rPr>
        <w:t>’</w:t>
      </w:r>
      <w:r>
        <w:rPr>
          <w:rFonts w:eastAsia="Arial Unicode MS" w:cs="Arial Unicode MS" w:hint="eastAsia"/>
        </w:rPr>
        <w:t>t analyze</w:t>
      </w:r>
      <w:r w:rsidR="00C91045">
        <w:rPr>
          <w:rFonts w:eastAsia="Arial Unicode MS" w:cs="Arial Unicode MS" w:hint="eastAsia"/>
        </w:rPr>
        <w:t xml:space="preserve"> our data in the corresponding way. Paired analysis has higher power, nonetheless we still got significant results, implying that the effects were rather strong.</w:t>
      </w:r>
      <w:r>
        <w:rPr>
          <w:rFonts w:eastAsia="Arial Unicode MS" w:cs="Arial Unicode MS" w:hint="eastAsia"/>
        </w:rPr>
        <w:t xml:space="preserve"> </w:t>
      </w:r>
    </w:p>
  </w:comment>
  <w:comment w:id="183" w:author="." w:date="2020-02-14T21:33:00Z" w:initials="">
    <w:p w:rsidR="005357EF" w:rsidRDefault="005357EF">
      <w:pPr>
        <w:pStyle w:val="Default"/>
      </w:pPr>
    </w:p>
    <w:p w:rsidR="005357EF" w:rsidRDefault="00115E1E">
      <w:pPr>
        <w:pStyle w:val="Default"/>
      </w:pPr>
      <w:r>
        <w:rPr>
          <w:rFonts w:eastAsia="Arial Unicode MS" w:cs="Arial Unicode MS"/>
        </w:rPr>
        <w:t>GC: One reviewer actually suggeste</w:t>
      </w:r>
      <w:r>
        <w:rPr>
          <w:rFonts w:eastAsia="Arial Unicode MS" w:cs="Arial Unicode MS"/>
        </w:rPr>
        <w:t>d we provide more information of the farms:</w:t>
      </w:r>
    </w:p>
    <w:p w:rsidR="005357EF" w:rsidRDefault="00115E1E">
      <w:pPr>
        <w:pStyle w:val="Default"/>
      </w:pPr>
      <w:r>
        <w:rPr>
          <w:rFonts w:eastAsia="Arial Unicode MS" w:cs="Arial Unicode MS"/>
        </w:rPr>
        <w:t>1. How were they selected? What were the sizes of them?</w:t>
      </w:r>
    </w:p>
    <w:p w:rsidR="005357EF" w:rsidRDefault="00115E1E">
      <w:pPr>
        <w:pStyle w:val="Default"/>
      </w:pPr>
      <w:r>
        <w:rPr>
          <w:rFonts w:eastAsia="Arial Unicode MS" w:cs="Arial Unicode MS"/>
        </w:rPr>
        <w:t>2. What was the landscape? What were the distances between farm pairs?</w:t>
      </w:r>
    </w:p>
    <w:p w:rsidR="005357EF" w:rsidRDefault="00115E1E">
      <w:pPr>
        <w:pStyle w:val="Default"/>
      </w:pPr>
      <w:r>
        <w:rPr>
          <w:rFonts w:eastAsia="Arial Unicode MS" w:cs="Arial Unicode MS"/>
        </w:rPr>
        <w:t>3. How long have the organic farms been implementing organic practices?</w:t>
      </w:r>
    </w:p>
    <w:p w:rsidR="005357EF" w:rsidRDefault="00115E1E">
      <w:pPr>
        <w:pStyle w:val="Default"/>
      </w:pPr>
      <w:r>
        <w:rPr>
          <w:rFonts w:eastAsia="Arial Unicode MS" w:cs="Arial Unicode MS"/>
        </w:rPr>
        <w:t xml:space="preserve">4. How did organic and conventional farms differ in terms of management practices? </w:t>
      </w:r>
    </w:p>
    <w:p w:rsidR="005357EF" w:rsidRDefault="005357EF">
      <w:pPr>
        <w:pStyle w:val="Default"/>
      </w:pPr>
    </w:p>
    <w:p w:rsidR="005357EF" w:rsidRDefault="00115E1E">
      <w:pPr>
        <w:pStyle w:val="Default"/>
      </w:pPr>
      <w:r>
        <w:rPr>
          <w:rFonts w:eastAsia="Arial Unicode MS" w:cs="Arial Unicode MS"/>
        </w:rPr>
        <w:t xml:space="preserve">Maybe we can summarize the farm information in the first paragraph, and separate </w:t>
      </w:r>
      <w:r>
        <w:rPr>
          <w:rFonts w:eastAsia="Arial Unicode MS" w:cs="Arial Unicode MS"/>
        </w:rPr>
        <w:t>“</w:t>
      </w:r>
      <w:r>
        <w:rPr>
          <w:rFonts w:eastAsia="Arial Unicode MS" w:cs="Arial Unicode MS"/>
        </w:rPr>
        <w:t>For each of</w:t>
      </w:r>
      <w:r>
        <w:rPr>
          <w:rFonts w:eastAsia="Arial Unicode MS" w:cs="Arial Unicode MS"/>
        </w:rPr>
        <w:t xml:space="preserve">…” </w:t>
      </w:r>
      <w:r>
        <w:rPr>
          <w:rFonts w:eastAsia="Arial Unicode MS" w:cs="Arial Unicode MS"/>
        </w:rPr>
        <w:t>into the second paragraph.</w:t>
      </w:r>
    </w:p>
  </w:comment>
  <w:comment w:id="212" w:author="." w:date="2020-02-14T21:33:00Z" w:initials="">
    <w:p w:rsidR="005357EF" w:rsidRDefault="005357EF">
      <w:pPr>
        <w:pStyle w:val="Default"/>
      </w:pPr>
    </w:p>
    <w:p w:rsidR="005357EF" w:rsidRDefault="00115E1E">
      <w:pPr>
        <w:pStyle w:val="Default"/>
      </w:pPr>
      <w:r>
        <w:rPr>
          <w:rFonts w:eastAsia="Arial Unicode MS" w:cs="Arial Unicode MS"/>
        </w:rPr>
        <w:t xml:space="preserve">GC: Another justification for k = 3 is that we </w:t>
      </w:r>
      <w:r>
        <w:rPr>
          <w:rFonts w:eastAsia="Arial Unicode MS" w:cs="Arial Unicode MS"/>
        </w:rPr>
        <w:t>only have two isotope tracers; therefore, including three prey sources in our mixing model should be the most appropriate.</w:t>
      </w:r>
    </w:p>
  </w:comment>
  <w:comment w:id="300" w:author="." w:date="2020-02-14T21:33:00Z" w:initials="">
    <w:p w:rsidR="005357EF" w:rsidRDefault="005357EF">
      <w:pPr>
        <w:pStyle w:val="Default"/>
      </w:pPr>
    </w:p>
    <w:p w:rsidR="005357EF" w:rsidRDefault="00115E1E">
      <w:pPr>
        <w:pStyle w:val="Default"/>
      </w:pPr>
      <w:r>
        <w:rPr>
          <w:rFonts w:eastAsia="Arial Unicode MS" w:cs="Arial Unicode MS"/>
        </w:rPr>
        <w:t xml:space="preserve">GC: As William suggested, we can including </w:t>
      </w:r>
      <w:r>
        <w:rPr>
          <w:rFonts w:eastAsia="Arial Unicode MS" w:cs="Arial Unicode MS"/>
        </w:rPr>
        <w:t>“</w:t>
      </w:r>
      <w:r>
        <w:rPr>
          <w:rFonts w:eastAsia="Arial Unicode MS" w:cs="Arial Unicode MS"/>
        </w:rPr>
        <w:t>pairs</w:t>
      </w:r>
      <w:r>
        <w:rPr>
          <w:rFonts w:eastAsia="Arial Unicode MS" w:cs="Arial Unicode MS"/>
        </w:rPr>
        <w:t xml:space="preserve">” </w:t>
      </w:r>
      <w:r>
        <w:rPr>
          <w:rFonts w:eastAsia="Arial Unicode MS" w:cs="Arial Unicode MS"/>
        </w:rPr>
        <w:t>as random effects in the regression model.</w:t>
      </w:r>
    </w:p>
  </w:comment>
  <w:comment w:id="305" w:author="." w:date="2020-02-14T21:33:00Z" w:initials="">
    <w:p w:rsidR="005357EF" w:rsidRDefault="005357EF">
      <w:pPr>
        <w:pStyle w:val="Default"/>
      </w:pPr>
    </w:p>
    <w:p w:rsidR="005357EF" w:rsidRDefault="00115E1E">
      <w:pPr>
        <w:pStyle w:val="Default"/>
      </w:pPr>
      <w:r>
        <w:rPr>
          <w:rFonts w:eastAsia="Arial Unicode MS" w:cs="Arial Unicode MS"/>
        </w:rPr>
        <w:t xml:space="preserve">GC: I moved </w:t>
      </w:r>
      <w:proofErr w:type="spellStart"/>
      <w:r>
        <w:rPr>
          <w:rFonts w:eastAsia="Arial Unicode MS" w:cs="Arial Unicode MS"/>
        </w:rPr>
        <w:t>trophic</w:t>
      </w:r>
      <w:proofErr w:type="spellEnd"/>
      <w:r>
        <w:rPr>
          <w:rFonts w:eastAsia="Arial Unicode MS" w:cs="Arial Unicode MS"/>
        </w:rPr>
        <w:t xml:space="preserve"> position to the </w:t>
      </w:r>
      <w:r>
        <w:rPr>
          <w:rFonts w:eastAsia="Arial Unicode MS" w:cs="Arial Unicode MS"/>
        </w:rPr>
        <w:t>front because in the methods and in the first sentence of this paragraph, we mentioned niche position first and then niche breadth.</w:t>
      </w:r>
    </w:p>
  </w:comment>
  <w:comment w:id="419" w:author="Jia Ang Ou" w:date="2020-02-27T11:47: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Maybe we don</w:t>
      </w:r>
      <w:r>
        <w:rPr>
          <w:rFonts w:eastAsia="Arial Unicode MS" w:cs="Arial Unicode MS"/>
        </w:rPr>
        <w:t>’</w:t>
      </w:r>
      <w:r>
        <w:rPr>
          <w:rFonts w:eastAsia="Arial Unicode MS" w:cs="Arial Unicode MS"/>
        </w:rPr>
        <w:t xml:space="preserve">t need this statement and we can just say it is important. </w:t>
      </w:r>
    </w:p>
    <w:p w:rsidR="00020080" w:rsidRDefault="00020080">
      <w:pPr>
        <w:pStyle w:val="Default"/>
        <w:rPr>
          <w:rFonts w:eastAsia="Arial Unicode MS" w:cs="Arial Unicode MS" w:hint="eastAsia"/>
        </w:rPr>
      </w:pPr>
    </w:p>
    <w:p w:rsidR="00020080" w:rsidRDefault="00020080">
      <w:pPr>
        <w:pStyle w:val="Default"/>
      </w:pPr>
      <w:r>
        <w:rPr>
          <w:rFonts w:eastAsia="Arial Unicode MS" w:cs="Arial Unicode MS" w:hint="eastAsia"/>
        </w:rPr>
        <w:t>GC: That</w:t>
      </w:r>
      <w:r>
        <w:rPr>
          <w:rFonts w:eastAsia="Arial Unicode MS" w:cs="Arial Unicode MS" w:hint="eastAsia"/>
        </w:rPr>
        <w:t>’</w:t>
      </w:r>
      <w:r>
        <w:rPr>
          <w:rFonts w:eastAsia="Arial Unicode MS" w:cs="Arial Unicode MS" w:hint="eastAsia"/>
        </w:rPr>
        <w:t xml:space="preserve">s an option, potentially avoiding disagreement from the reviewers. </w:t>
      </w:r>
    </w:p>
  </w:comment>
  <w:comment w:id="423" w:author="Jia Ang Ou" w:date="2020-02-27T11:49: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 xml:space="preserve">Not exactly sure what </w:t>
      </w:r>
      <w:r>
        <w:rPr>
          <w:rFonts w:eastAsia="Arial Unicode MS" w:cs="Arial Unicode MS"/>
        </w:rPr>
        <w:t>“</w:t>
      </w:r>
      <w:r>
        <w:rPr>
          <w:rFonts w:eastAsia="Arial Unicode MS" w:cs="Arial Unicode MS"/>
        </w:rPr>
        <w:t>high</w:t>
      </w:r>
      <w:r>
        <w:rPr>
          <w:rFonts w:eastAsia="Arial Unicode MS" w:cs="Arial Unicode MS"/>
        </w:rPr>
        <w:t xml:space="preserve">” </w:t>
      </w:r>
      <w:r>
        <w:rPr>
          <w:rFonts w:eastAsia="Arial Unicode MS" w:cs="Arial Unicode MS"/>
        </w:rPr>
        <w:t>is with respect to w</w:t>
      </w:r>
      <w:r>
        <w:rPr>
          <w:rFonts w:eastAsia="Arial Unicode MS" w:cs="Arial Unicode MS"/>
        </w:rPr>
        <w:t xml:space="preserve">hat here? Other prey </w:t>
      </w:r>
      <w:proofErr w:type="spellStart"/>
      <w:r>
        <w:rPr>
          <w:rFonts w:eastAsia="Arial Unicode MS" w:cs="Arial Unicode MS"/>
        </w:rPr>
        <w:t>sources</w:t>
      </w:r>
      <w:proofErr w:type="gramStart"/>
      <w:r>
        <w:rPr>
          <w:rFonts w:eastAsia="Arial Unicode MS" w:cs="Arial Unicode MS"/>
        </w:rPr>
        <w:t>?Maybe</w:t>
      </w:r>
      <w:proofErr w:type="spellEnd"/>
      <w:proofErr w:type="gramEnd"/>
      <w:r>
        <w:rPr>
          <w:rFonts w:eastAsia="Arial Unicode MS" w:cs="Arial Unicode MS"/>
        </w:rPr>
        <w:t xml:space="preserve"> we could clarify this more</w:t>
      </w:r>
    </w:p>
    <w:p w:rsidR="00020080" w:rsidRDefault="00020080">
      <w:pPr>
        <w:pStyle w:val="Default"/>
        <w:rPr>
          <w:rFonts w:eastAsia="Arial Unicode MS" w:cs="Arial Unicode MS" w:hint="eastAsia"/>
        </w:rPr>
      </w:pPr>
    </w:p>
    <w:p w:rsidR="00020080" w:rsidRDefault="00020080">
      <w:pPr>
        <w:pStyle w:val="Default"/>
      </w:pPr>
      <w:r>
        <w:rPr>
          <w:rFonts w:eastAsia="Arial Unicode MS" w:cs="Arial Unicode MS" w:hint="eastAsia"/>
        </w:rPr>
        <w:t>GC: I don</w:t>
      </w:r>
      <w:r>
        <w:rPr>
          <w:rFonts w:eastAsia="Arial Unicode MS" w:cs="Arial Unicode MS" w:hint="eastAsia"/>
        </w:rPr>
        <w:t>’</w:t>
      </w:r>
      <w:r>
        <w:rPr>
          <w:rFonts w:eastAsia="Arial Unicode MS" w:cs="Arial Unicode MS" w:hint="eastAsia"/>
        </w:rPr>
        <w:t xml:space="preserve">t think this is a problem though. </w:t>
      </w:r>
      <w:r>
        <w:rPr>
          <w:rFonts w:eastAsia="Arial Unicode MS" w:cs="Arial Unicode MS" w:hint="eastAsia"/>
        </w:rPr>
        <w:t>“</w:t>
      </w:r>
      <w:r>
        <w:rPr>
          <w:rFonts w:eastAsia="Arial Unicode MS" w:cs="Arial Unicode MS" w:hint="eastAsia"/>
        </w:rPr>
        <w:t>High</w:t>
      </w:r>
      <w:r>
        <w:rPr>
          <w:rFonts w:eastAsia="Arial Unicode MS" w:cs="Arial Unicode MS" w:hint="eastAsia"/>
        </w:rPr>
        <w:t>”</w:t>
      </w:r>
      <w:r>
        <w:rPr>
          <w:rFonts w:eastAsia="Arial Unicode MS" w:cs="Arial Unicode MS" w:hint="eastAsia"/>
        </w:rPr>
        <w:t xml:space="preserve"> just means that the proportion is close to 1.0, not comparing to others. </w:t>
      </w:r>
    </w:p>
  </w:comment>
  <w:comment w:id="424" w:author="Jia Ang Ou" w:date="2020-02-27T16:41:00Z" w:initials="">
    <w:p w:rsidR="005357EF" w:rsidRDefault="005357EF">
      <w:pPr>
        <w:pStyle w:val="Default"/>
      </w:pPr>
    </w:p>
    <w:p w:rsidR="005357EF" w:rsidRDefault="00115E1E">
      <w:pPr>
        <w:pStyle w:val="Default"/>
      </w:pPr>
      <w:r>
        <w:rPr>
          <w:rFonts w:eastAsia="Arial Unicode MS" w:cs="Arial Unicode MS"/>
        </w:rPr>
        <w:t>Related to my previous comment:</w:t>
      </w:r>
    </w:p>
    <w:p w:rsidR="005357EF" w:rsidRDefault="00115E1E">
      <w:pPr>
        <w:pStyle w:val="Default"/>
      </w:pPr>
      <w:r>
        <w:rPr>
          <w:rFonts w:eastAsia="Arial Unicode MS" w:cs="Arial Unicode MS"/>
        </w:rPr>
        <w:t xml:space="preserve">If we use </w:t>
      </w:r>
      <w:r>
        <w:rPr>
          <w:rFonts w:eastAsia="Arial Unicode MS" w:cs="Arial Unicode MS"/>
        </w:rPr>
        <w:t>“</w:t>
      </w:r>
      <w:r>
        <w:rPr>
          <w:rFonts w:eastAsia="Arial Unicode MS" w:cs="Arial Unicode MS"/>
        </w:rPr>
        <w:t>on average</w:t>
      </w:r>
      <w:r>
        <w:rPr>
          <w:rFonts w:eastAsia="Arial Unicode MS" w:cs="Arial Unicode MS"/>
        </w:rPr>
        <w:t xml:space="preserve">” </w:t>
      </w:r>
      <w:r>
        <w:rPr>
          <w:rFonts w:eastAsia="Arial Unicode MS" w:cs="Arial Unicode MS"/>
        </w:rPr>
        <w:t xml:space="preserve">we should definitely explicitly state what </w:t>
      </w:r>
    </w:p>
    <w:p w:rsidR="005357EF" w:rsidRDefault="00115E1E">
      <w:pPr>
        <w:pStyle w:val="Default"/>
      </w:pPr>
      <w:r>
        <w:rPr>
          <w:rFonts w:eastAsia="Arial Unicode MS" w:cs="Arial Unicode MS"/>
        </w:rPr>
        <w:t>“</w:t>
      </w:r>
      <w:proofErr w:type="gramStart"/>
      <w:r>
        <w:rPr>
          <w:rFonts w:eastAsia="Arial Unicode MS" w:cs="Arial Unicode MS"/>
        </w:rPr>
        <w:t>high</w:t>
      </w:r>
      <w:proofErr w:type="gramEnd"/>
      <w:r>
        <w:rPr>
          <w:rFonts w:eastAsia="Arial Unicode MS" w:cs="Arial Unicode MS"/>
        </w:rPr>
        <w:t xml:space="preserve">” </w:t>
      </w:r>
      <w:r>
        <w:rPr>
          <w:rFonts w:eastAsia="Arial Unicode MS" w:cs="Arial Unicode MS"/>
        </w:rPr>
        <w:t>is relative to</w:t>
      </w:r>
    </w:p>
  </w:comment>
  <w:comment w:id="436" w:author="Jia Ang Ou" w:date="2020-02-27T11:54: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This is too broad and general. If it didn</w:t>
      </w:r>
      <w:r>
        <w:rPr>
          <w:rFonts w:eastAsia="Arial Unicode MS" w:cs="Arial Unicode MS"/>
        </w:rPr>
        <w:t>’</w:t>
      </w:r>
      <w:r>
        <w:rPr>
          <w:rFonts w:eastAsia="Arial Unicode MS" w:cs="Arial Unicode MS"/>
        </w:rPr>
        <w:t>t vary with crop stage does t</w:t>
      </w:r>
      <w:r>
        <w:rPr>
          <w:rFonts w:eastAsia="Arial Unicode MS" w:cs="Arial Unicode MS"/>
        </w:rPr>
        <w:t xml:space="preserve">hat mean </w:t>
      </w:r>
      <w:r>
        <w:rPr>
          <w:rFonts w:eastAsia="Arial Unicode MS" w:cs="Arial Unicode MS"/>
        </w:rPr>
        <w:t>“</w:t>
      </w:r>
      <w:r>
        <w:rPr>
          <w:rFonts w:eastAsia="Arial Unicode MS" w:cs="Arial Unicode MS"/>
        </w:rPr>
        <w:t>functional role</w:t>
      </w:r>
      <w:r>
        <w:rPr>
          <w:rFonts w:eastAsia="Arial Unicode MS" w:cs="Arial Unicode MS"/>
        </w:rPr>
        <w:t xml:space="preserve">” </w:t>
      </w:r>
      <w:r>
        <w:rPr>
          <w:rFonts w:eastAsia="Arial Unicode MS" w:cs="Arial Unicode MS"/>
        </w:rPr>
        <w:t>is NOT important?</w:t>
      </w:r>
    </w:p>
    <w:p w:rsidR="00020080" w:rsidRDefault="00020080">
      <w:pPr>
        <w:pStyle w:val="Default"/>
        <w:rPr>
          <w:rFonts w:eastAsia="Arial Unicode MS" w:cs="Arial Unicode MS" w:hint="eastAsia"/>
        </w:rPr>
      </w:pPr>
    </w:p>
    <w:p w:rsidR="00020080" w:rsidRDefault="00020080">
      <w:pPr>
        <w:pStyle w:val="Default"/>
      </w:pPr>
      <w:r>
        <w:rPr>
          <w:rFonts w:eastAsia="Arial Unicode MS" w:cs="Arial Unicode MS" w:hint="eastAsia"/>
        </w:rPr>
        <w:t xml:space="preserve">GC: In my opinion, </w:t>
      </w:r>
      <w:r w:rsidR="00AA4760">
        <w:rPr>
          <w:rFonts w:eastAsia="Arial Unicode MS" w:cs="Arial Unicode MS" w:hint="eastAsia"/>
        </w:rPr>
        <w:t>the temporal dynamics in prey consumption is just one of the aspects of predators</w:t>
      </w:r>
      <w:r w:rsidR="00AA4760">
        <w:rPr>
          <w:rFonts w:eastAsia="Arial Unicode MS" w:cs="Arial Unicode MS" w:hint="eastAsia"/>
        </w:rPr>
        <w:t>’</w:t>
      </w:r>
      <w:r w:rsidR="00AA4760">
        <w:rPr>
          <w:rFonts w:eastAsia="Arial Unicode MS" w:cs="Arial Unicode MS" w:hint="eastAsia"/>
        </w:rPr>
        <w:t xml:space="preserve"> functional role. This does not imply that predators</w:t>
      </w:r>
      <w:r w:rsidR="00AA4760">
        <w:rPr>
          <w:rFonts w:eastAsia="Arial Unicode MS" w:cs="Arial Unicode MS" w:hint="eastAsia"/>
        </w:rPr>
        <w:t>’</w:t>
      </w:r>
      <w:r w:rsidR="00AA4760">
        <w:rPr>
          <w:rFonts w:eastAsia="Arial Unicode MS" w:cs="Arial Unicode MS" w:hint="eastAsia"/>
        </w:rPr>
        <w:t xml:space="preserve"> are not important if there is no temporal change. In this case, they still have other important role in the field.</w:t>
      </w:r>
    </w:p>
  </w:comment>
  <w:comment w:id="440" w:author="." w:date="2020-02-14T21:33:00Z" w:initials="">
    <w:p w:rsidR="005357EF" w:rsidRDefault="005357EF">
      <w:pPr>
        <w:pStyle w:val="Default"/>
      </w:pPr>
    </w:p>
    <w:p w:rsidR="005357EF" w:rsidRDefault="00115E1E">
      <w:pPr>
        <w:pStyle w:val="Default"/>
      </w:pPr>
      <w:r>
        <w:rPr>
          <w:rFonts w:eastAsia="Arial Unicode MS" w:cs="Arial Unicode MS"/>
        </w:rPr>
        <w:t xml:space="preserve">GC: As one of the reviewer pointed out, we were not investigating the </w:t>
      </w:r>
      <w:r>
        <w:rPr>
          <w:rFonts w:eastAsia="Arial Unicode MS" w:cs="Arial Unicode MS"/>
        </w:rPr>
        <w:t>“</w:t>
      </w:r>
      <w:proofErr w:type="spellStart"/>
      <w:r>
        <w:rPr>
          <w:rFonts w:eastAsia="Arial Unicode MS" w:cs="Arial Unicode MS"/>
        </w:rPr>
        <w:t>biocontrol</w:t>
      </w:r>
      <w:proofErr w:type="spellEnd"/>
      <w:r>
        <w:rPr>
          <w:rFonts w:eastAsia="Arial Unicode MS" w:cs="Arial Unicode MS"/>
        </w:rPr>
        <w:t xml:space="preserve"> efficacy</w:t>
      </w:r>
      <w:r>
        <w:rPr>
          <w:rFonts w:eastAsia="Arial Unicode MS" w:cs="Arial Unicode MS"/>
        </w:rPr>
        <w:t xml:space="preserve">” </w:t>
      </w:r>
      <w:r>
        <w:rPr>
          <w:rFonts w:eastAsia="Arial Unicode MS" w:cs="Arial Unicode MS"/>
        </w:rPr>
        <w:t>of predators, and so I think we should remove this sentence.</w:t>
      </w:r>
    </w:p>
  </w:comment>
  <w:comment w:id="463" w:author="." w:date="2020-02-14T21:33:00Z" w:initials="">
    <w:p w:rsidR="005357EF" w:rsidRDefault="005357EF">
      <w:pPr>
        <w:pStyle w:val="Default"/>
      </w:pPr>
    </w:p>
    <w:p w:rsidR="005357EF" w:rsidRDefault="00115E1E">
      <w:pPr>
        <w:pStyle w:val="Default"/>
      </w:pPr>
      <w:r>
        <w:rPr>
          <w:rFonts w:eastAsia="Arial Unicode MS" w:cs="Arial Unicode MS"/>
        </w:rPr>
        <w:t>GC: I feel that this argument might be a bit over-interp</w:t>
      </w:r>
      <w:r>
        <w:rPr>
          <w:rFonts w:eastAsia="Arial Unicode MS" w:cs="Arial Unicode MS"/>
        </w:rPr>
        <w:t>reted. We did not really examine the connection between predator populations in early season and suppression of pest populations in late season.</w:t>
      </w:r>
    </w:p>
  </w:comment>
  <w:comment w:id="464" w:author="Jia Ang Ou" w:date="2020-02-27T11:55: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Agreed. I think GP</w:t>
      </w:r>
      <w:r>
        <w:rPr>
          <w:rFonts w:eastAsia="Arial Unicode MS" w:cs="Arial Unicode MS"/>
        </w:rPr>
        <w:t>’</w:t>
      </w:r>
      <w:r>
        <w:rPr>
          <w:rFonts w:eastAsia="Arial Unicode MS" w:cs="Arial Unicode MS"/>
        </w:rPr>
        <w:t xml:space="preserve">s ability to track pest population is noteworthy enough, because that actually contradicts </w:t>
      </w:r>
      <w:r>
        <w:rPr>
          <w:rFonts w:eastAsia="Arial Unicode MS" w:cs="Arial Unicode MS"/>
        </w:rPr>
        <w:t>what people say about GP</w:t>
      </w:r>
    </w:p>
    <w:p w:rsidR="008C7471" w:rsidRDefault="008C7471">
      <w:pPr>
        <w:pStyle w:val="Default"/>
        <w:rPr>
          <w:rFonts w:eastAsia="Arial Unicode MS" w:cs="Arial Unicode MS" w:hint="eastAsia"/>
        </w:rPr>
      </w:pPr>
    </w:p>
    <w:p w:rsidR="008C7471" w:rsidRDefault="008C7471">
      <w:pPr>
        <w:pStyle w:val="Default"/>
      </w:pPr>
      <w:r>
        <w:rPr>
          <w:rFonts w:eastAsia="Arial Unicode MS" w:cs="Arial Unicode MS" w:hint="eastAsia"/>
        </w:rPr>
        <w:t>GC: Yup!</w:t>
      </w:r>
    </w:p>
  </w:comment>
  <w:comment w:id="465" w:author="Jia Ang Ou" w:date="2020-02-27T11:56:00Z" w:initials="">
    <w:p w:rsidR="005357EF" w:rsidRDefault="005357EF">
      <w:pPr>
        <w:pStyle w:val="Default"/>
      </w:pPr>
    </w:p>
    <w:p w:rsidR="008C7471" w:rsidRPr="008C7471" w:rsidRDefault="00115E1E">
      <w:pPr>
        <w:pStyle w:val="Default"/>
        <w:rPr>
          <w:rFonts w:eastAsia="Arial Unicode MS" w:cs="Arial Unicode MS"/>
        </w:rPr>
      </w:pPr>
      <w:r>
        <w:rPr>
          <w:rFonts w:eastAsia="Arial Unicode MS" w:cs="Arial Unicode MS"/>
        </w:rPr>
        <w:t>I think we can still mention it though and suggest how future studies may address this</w:t>
      </w:r>
    </w:p>
  </w:comment>
  <w:comment w:id="469" w:author="Jia Ang Ou" w:date="2020-02-27T12:00: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Actually</w:t>
      </w:r>
      <w:r>
        <w:rPr>
          <w:rFonts w:eastAsia="Arial Unicode MS" w:cs="Arial Unicode MS"/>
        </w:rPr>
        <w:t xml:space="preserve">… </w:t>
      </w:r>
      <w:r>
        <w:rPr>
          <w:rFonts w:eastAsia="Arial Unicode MS" w:cs="Arial Unicode MS"/>
        </w:rPr>
        <w:t>we never statistically tested for this</w:t>
      </w:r>
    </w:p>
    <w:p w:rsidR="008C7471" w:rsidRDefault="008C7471">
      <w:pPr>
        <w:pStyle w:val="Default"/>
        <w:rPr>
          <w:rFonts w:eastAsia="Arial Unicode MS" w:cs="Arial Unicode MS" w:hint="eastAsia"/>
        </w:rPr>
      </w:pPr>
    </w:p>
    <w:p w:rsidR="008C7471" w:rsidRDefault="008C7471">
      <w:pPr>
        <w:pStyle w:val="Default"/>
      </w:pPr>
      <w:r>
        <w:rPr>
          <w:rFonts w:eastAsia="Arial Unicode MS" w:cs="Arial Unicode MS" w:hint="eastAsia"/>
        </w:rPr>
        <w:t xml:space="preserve">GC: I think this part is more like a descriptive statement rather than a </w:t>
      </w:r>
      <w:r>
        <w:rPr>
          <w:rFonts w:eastAsia="Arial Unicode MS" w:cs="Arial Unicode MS" w:hint="eastAsia"/>
        </w:rPr>
        <w:t>“</w:t>
      </w:r>
      <w:r>
        <w:rPr>
          <w:rFonts w:eastAsia="Arial Unicode MS" w:cs="Arial Unicode MS" w:hint="eastAsia"/>
        </w:rPr>
        <w:t>statistical</w:t>
      </w:r>
      <w:r>
        <w:rPr>
          <w:rFonts w:eastAsia="Arial Unicode MS" w:cs="Arial Unicode MS" w:hint="eastAsia"/>
        </w:rPr>
        <w:t>”</w:t>
      </w:r>
      <w:r>
        <w:rPr>
          <w:rFonts w:eastAsia="Arial Unicode MS" w:cs="Arial Unicode MS" w:hint="eastAsia"/>
        </w:rPr>
        <w:t xml:space="preserve"> examination. </w:t>
      </w:r>
    </w:p>
  </w:comment>
  <w:comment w:id="486" w:author="Jia Ang Ou" w:date="2020-02-27T12:01: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 xml:space="preserve">May we should provide a source for this </w:t>
      </w:r>
      <w:r>
        <w:rPr>
          <w:rFonts w:eastAsia="Arial Unicode MS" w:cs="Arial Unicode MS"/>
        </w:rPr>
        <w:t>“</w:t>
      </w:r>
      <w:r>
        <w:rPr>
          <w:rFonts w:eastAsia="Arial Unicode MS" w:cs="Arial Unicode MS"/>
        </w:rPr>
        <w:t>critical period</w:t>
      </w:r>
      <w:r>
        <w:rPr>
          <w:rFonts w:eastAsia="Arial Unicode MS" w:cs="Arial Unicode MS"/>
        </w:rPr>
        <w:t>”</w:t>
      </w:r>
    </w:p>
    <w:p w:rsidR="008C7471" w:rsidRDefault="008C7471">
      <w:pPr>
        <w:pStyle w:val="Default"/>
        <w:rPr>
          <w:rFonts w:eastAsia="Arial Unicode MS" w:cs="Arial Unicode MS" w:hint="eastAsia"/>
        </w:rPr>
      </w:pPr>
    </w:p>
    <w:p w:rsidR="008C7471" w:rsidRDefault="008C7471">
      <w:pPr>
        <w:pStyle w:val="Default"/>
      </w:pPr>
      <w:r>
        <w:rPr>
          <w:rFonts w:eastAsia="Arial Unicode MS" w:cs="Arial Unicode MS" w:hint="eastAsia"/>
        </w:rPr>
        <w:t xml:space="preserve">GC: </w:t>
      </w:r>
      <w:r w:rsidR="009C0052">
        <w:rPr>
          <w:rFonts w:eastAsia="Arial Unicode MS" w:cs="Arial Unicode MS" w:hint="eastAsia"/>
        </w:rPr>
        <w:t>That would be great.</w:t>
      </w:r>
    </w:p>
  </w:comment>
  <w:comment w:id="491" w:author="Jia Ang Ou" w:date="2020-02-27T12:04: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 xml:space="preserve">My understanding is that </w:t>
      </w:r>
      <w:r>
        <w:rPr>
          <w:rFonts w:eastAsia="Arial Unicode MS" w:cs="Arial Unicode MS"/>
        </w:rPr>
        <w:t>“</w:t>
      </w:r>
      <w:r>
        <w:rPr>
          <w:rFonts w:eastAsia="Arial Unicode MS" w:cs="Arial Unicode MS"/>
        </w:rPr>
        <w:t>more</w:t>
      </w:r>
      <w:r>
        <w:rPr>
          <w:rFonts w:eastAsia="Arial Unicode MS" w:cs="Arial Unicode MS"/>
        </w:rPr>
        <w:t xml:space="preserve">” </w:t>
      </w:r>
      <w:r>
        <w:rPr>
          <w:rFonts w:eastAsia="Arial Unicode MS" w:cs="Arial Unicode MS"/>
        </w:rPr>
        <w:t xml:space="preserve">in </w:t>
      </w:r>
      <w:r>
        <w:rPr>
          <w:rFonts w:eastAsia="Arial Unicode MS" w:cs="Arial Unicode MS"/>
        </w:rPr>
        <w:t>“</w:t>
      </w:r>
      <w:r>
        <w:rPr>
          <w:rFonts w:eastAsia="Arial Unicode MS" w:cs="Arial Unicode MS"/>
        </w:rPr>
        <w:t>more effective</w:t>
      </w:r>
      <w:r>
        <w:rPr>
          <w:rFonts w:eastAsia="Arial Unicode MS" w:cs="Arial Unicode MS"/>
        </w:rPr>
        <w:t xml:space="preserve">” </w:t>
      </w:r>
      <w:r>
        <w:rPr>
          <w:rFonts w:eastAsia="Arial Unicode MS" w:cs="Arial Unicode MS"/>
        </w:rPr>
        <w:t xml:space="preserve">is with respect to the difference in consumption between early and late stages (i.e. over time). But the sentence says </w:t>
      </w:r>
      <w:r>
        <w:rPr>
          <w:rFonts w:eastAsia="Arial Unicode MS" w:cs="Arial Unicode MS"/>
        </w:rPr>
        <w:t>“</w:t>
      </w:r>
      <w:r>
        <w:rPr>
          <w:rFonts w:eastAsia="Arial Unicode MS" w:cs="Arial Unicode MS"/>
        </w:rPr>
        <w:t>compared to specialist predators (i.e. parasitoids)</w:t>
      </w:r>
      <w:r>
        <w:rPr>
          <w:rFonts w:eastAsia="Arial Unicode MS" w:cs="Arial Unicode MS"/>
        </w:rPr>
        <w:t>”</w:t>
      </w:r>
      <w:r>
        <w:rPr>
          <w:rFonts w:eastAsia="Arial Unicode MS" w:cs="Arial Unicode MS"/>
        </w:rPr>
        <w:t xml:space="preserve">, which makes it sound like more effective than parasitoids. In </w:t>
      </w:r>
      <w:r>
        <w:rPr>
          <w:rFonts w:eastAsia="Arial Unicode MS" w:cs="Arial Unicode MS"/>
        </w:rPr>
        <w:t>any case, I don</w:t>
      </w:r>
      <w:r>
        <w:rPr>
          <w:rFonts w:eastAsia="Arial Unicode MS" w:cs="Arial Unicode MS"/>
        </w:rPr>
        <w:t>’</w:t>
      </w:r>
      <w:r>
        <w:rPr>
          <w:rFonts w:eastAsia="Arial Unicode MS" w:cs="Arial Unicode MS"/>
        </w:rPr>
        <w:t xml:space="preserve">t think we can make any statements comparing </w:t>
      </w:r>
      <w:proofErr w:type="spellStart"/>
      <w:r>
        <w:rPr>
          <w:rFonts w:eastAsia="Arial Unicode MS" w:cs="Arial Unicode MS"/>
        </w:rPr>
        <w:t>biocontrol</w:t>
      </w:r>
      <w:proofErr w:type="spellEnd"/>
      <w:r>
        <w:rPr>
          <w:rFonts w:eastAsia="Arial Unicode MS" w:cs="Arial Unicode MS"/>
        </w:rPr>
        <w:t xml:space="preserve"> between parasitoids and GP. We simply don</w:t>
      </w:r>
      <w:r>
        <w:rPr>
          <w:rFonts w:eastAsia="Arial Unicode MS" w:cs="Arial Unicode MS"/>
        </w:rPr>
        <w:t>’</w:t>
      </w:r>
      <w:r>
        <w:rPr>
          <w:rFonts w:eastAsia="Arial Unicode MS" w:cs="Arial Unicode MS"/>
        </w:rPr>
        <w:t>t have data on parasitoids. So this needs some clarification.</w:t>
      </w:r>
    </w:p>
    <w:p w:rsidR="009C0052" w:rsidRDefault="009C0052">
      <w:pPr>
        <w:pStyle w:val="Default"/>
        <w:rPr>
          <w:rFonts w:eastAsia="Arial Unicode MS" w:cs="Arial Unicode MS" w:hint="eastAsia"/>
        </w:rPr>
      </w:pPr>
    </w:p>
    <w:p w:rsidR="009C0052" w:rsidRDefault="009C0052">
      <w:pPr>
        <w:pStyle w:val="Default"/>
      </w:pPr>
      <w:r>
        <w:rPr>
          <w:rFonts w:eastAsia="Arial Unicode MS" w:cs="Arial Unicode MS" w:hint="eastAsia"/>
        </w:rPr>
        <w:t xml:space="preserve">GC: This might go a bit too far. Yes, we </w:t>
      </w:r>
      <w:proofErr w:type="spellStart"/>
      <w:r>
        <w:rPr>
          <w:rFonts w:eastAsia="Arial Unicode MS" w:cs="Arial Unicode MS" w:hint="eastAsia"/>
        </w:rPr>
        <w:t>didn</w:t>
      </w:r>
      <w:proofErr w:type="spellEnd"/>
      <w:r>
        <w:rPr>
          <w:rFonts w:eastAsia="Arial Unicode MS" w:cs="Arial Unicode MS" w:hint="eastAsia"/>
        </w:rPr>
        <w:t>’</w:t>
      </w:r>
      <w:r>
        <w:rPr>
          <w:rFonts w:eastAsia="Arial Unicode MS" w:cs="Arial Unicode MS" w:hint="eastAsia"/>
        </w:rPr>
        <w:t xml:space="preserve">t have data to support this. Perhaps remove </w:t>
      </w:r>
      <w:r>
        <w:rPr>
          <w:rFonts w:eastAsia="Arial Unicode MS" w:cs="Arial Unicode MS" w:hint="eastAsia"/>
        </w:rPr>
        <w:t>“</w:t>
      </w:r>
      <w:r>
        <w:rPr>
          <w:rFonts w:eastAsia="Arial Unicode MS" w:cs="Arial Unicode MS" w:hint="eastAsia"/>
        </w:rPr>
        <w:t>compared to specialist predators</w:t>
      </w:r>
      <w:r>
        <w:rPr>
          <w:rFonts w:eastAsia="Arial Unicode MS" w:cs="Arial Unicode MS" w:hint="eastAsia"/>
        </w:rPr>
        <w:t>”</w:t>
      </w:r>
      <w:r>
        <w:rPr>
          <w:rFonts w:eastAsia="Arial Unicode MS" w:cs="Arial Unicode MS" w:hint="eastAsia"/>
        </w:rPr>
        <w:t>?</w:t>
      </w:r>
    </w:p>
  </w:comment>
  <w:comment w:id="492" w:author="Jia Ang Ou" w:date="2020-02-27T12:09: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Also</w:t>
      </w:r>
      <w:r>
        <w:rPr>
          <w:rFonts w:eastAsia="Arial Unicode MS" w:cs="Arial Unicode MS"/>
        </w:rPr>
        <w:t xml:space="preserve">… </w:t>
      </w:r>
      <w:r>
        <w:rPr>
          <w:rFonts w:eastAsia="Arial Unicode MS" w:cs="Arial Unicode MS"/>
        </w:rPr>
        <w:t>I don</w:t>
      </w:r>
      <w:r>
        <w:rPr>
          <w:rFonts w:eastAsia="Arial Unicode MS" w:cs="Arial Unicode MS"/>
        </w:rPr>
        <w:t>’</w:t>
      </w:r>
      <w:r>
        <w:rPr>
          <w:rFonts w:eastAsia="Arial Unicode MS" w:cs="Arial Unicode MS"/>
        </w:rPr>
        <w:t xml:space="preserve">t think it is </w:t>
      </w:r>
      <w:r>
        <w:rPr>
          <w:rFonts w:eastAsia="Arial Unicode MS" w:cs="Arial Unicode MS"/>
        </w:rPr>
        <w:t>“</w:t>
      </w:r>
      <w:r>
        <w:rPr>
          <w:rFonts w:eastAsia="Arial Unicode MS" w:cs="Arial Unicode MS"/>
        </w:rPr>
        <w:t xml:space="preserve">more effective </w:t>
      </w:r>
      <w:proofErr w:type="spellStart"/>
      <w:r>
        <w:rPr>
          <w:rFonts w:eastAsia="Arial Unicode MS" w:cs="Arial Unicode MS"/>
        </w:rPr>
        <w:t>biocontrol</w:t>
      </w:r>
      <w:proofErr w:type="spellEnd"/>
      <w:r>
        <w:rPr>
          <w:rFonts w:eastAsia="Arial Unicode MS" w:cs="Arial Unicode MS"/>
        </w:rPr>
        <w:t xml:space="preserve"> service</w:t>
      </w:r>
      <w:r>
        <w:rPr>
          <w:rFonts w:eastAsia="Arial Unicode MS" w:cs="Arial Unicode MS"/>
        </w:rPr>
        <w:t xml:space="preserve">” </w:t>
      </w:r>
      <w:r>
        <w:rPr>
          <w:rFonts w:eastAsia="Arial Unicode MS" w:cs="Arial Unicode MS"/>
        </w:rPr>
        <w:t>over time. This s</w:t>
      </w:r>
      <w:r>
        <w:rPr>
          <w:rFonts w:eastAsia="Arial Unicode MS" w:cs="Arial Unicode MS"/>
        </w:rPr>
        <w:t xml:space="preserve">tatement would contradict the following part of the sentence which says that pest density is low at early stages, so proportionally speaking, </w:t>
      </w:r>
      <w:proofErr w:type="spellStart"/>
      <w:r>
        <w:rPr>
          <w:rFonts w:eastAsia="Arial Unicode MS" w:cs="Arial Unicode MS"/>
        </w:rPr>
        <w:t>biocontrol</w:t>
      </w:r>
      <w:proofErr w:type="spellEnd"/>
      <w:r>
        <w:rPr>
          <w:rFonts w:eastAsia="Arial Unicode MS" w:cs="Arial Unicode MS"/>
        </w:rPr>
        <w:t xml:space="preserve"> is AT MOST the same between early and late, simply because there is nothing to </w:t>
      </w:r>
      <w:r>
        <w:rPr>
          <w:rFonts w:eastAsia="Arial Unicode MS" w:cs="Arial Unicode MS"/>
        </w:rPr>
        <w:t>“</w:t>
      </w:r>
      <w:r>
        <w:rPr>
          <w:rFonts w:eastAsia="Arial Unicode MS" w:cs="Arial Unicode MS"/>
        </w:rPr>
        <w:t>control</w:t>
      </w:r>
      <w:r>
        <w:rPr>
          <w:rFonts w:eastAsia="Arial Unicode MS" w:cs="Arial Unicode MS"/>
        </w:rPr>
        <w:t xml:space="preserve">” </w:t>
      </w:r>
      <w:r>
        <w:rPr>
          <w:rFonts w:eastAsia="Arial Unicode MS" w:cs="Arial Unicode MS"/>
        </w:rPr>
        <w:t>at early stage</w:t>
      </w:r>
      <w:r>
        <w:rPr>
          <w:rFonts w:eastAsia="Arial Unicode MS" w:cs="Arial Unicode MS"/>
        </w:rPr>
        <w:t>s</w:t>
      </w:r>
    </w:p>
    <w:p w:rsidR="00D726B8" w:rsidRDefault="00D726B8">
      <w:pPr>
        <w:pStyle w:val="Default"/>
        <w:rPr>
          <w:rFonts w:eastAsia="Arial Unicode MS" w:cs="Arial Unicode MS" w:hint="eastAsia"/>
        </w:rPr>
      </w:pPr>
    </w:p>
    <w:p w:rsidR="00D726B8" w:rsidRDefault="00D726B8">
      <w:pPr>
        <w:pStyle w:val="Default"/>
      </w:pPr>
      <w:r>
        <w:rPr>
          <w:rFonts w:eastAsia="Arial Unicode MS" w:cs="Arial Unicode MS" w:hint="eastAsia"/>
        </w:rPr>
        <w:t>GC: I think what we try to say here is th</w:t>
      </w:r>
      <w:r w:rsidR="00115E1E">
        <w:rPr>
          <w:rFonts w:eastAsia="Arial Unicode MS" w:cs="Arial Unicode MS" w:hint="eastAsia"/>
        </w:rPr>
        <w:t>at generali</w:t>
      </w:r>
      <w:r w:rsidR="00115E1E">
        <w:rPr>
          <w:rFonts w:eastAsia="Arial Unicode MS" w:cs="Arial Unicode MS" w:hint="eastAsia"/>
        </w:rPr>
        <w:t>st predators are able to</w:t>
      </w:r>
      <w:r w:rsidR="00115E1E">
        <w:rPr>
          <w:rFonts w:eastAsia="Arial Unicode MS" w:cs="Arial Unicode MS" w:hint="eastAsia"/>
        </w:rPr>
        <w:t xml:space="preserve"> decouple from </w:t>
      </w:r>
      <w:r w:rsidR="00115E1E">
        <w:rPr>
          <w:rFonts w:eastAsia="Arial Unicode MS" w:cs="Arial Unicode MS" w:hint="eastAsia"/>
        </w:rPr>
        <w:t>the pests and</w:t>
      </w:r>
      <w:r w:rsidR="00115E1E">
        <w:rPr>
          <w:rFonts w:eastAsia="Arial Unicode MS" w:cs="Arial Unicode MS" w:hint="eastAsia"/>
        </w:rPr>
        <w:t xml:space="preserve"> pers</w:t>
      </w:r>
      <w:r w:rsidR="00115E1E">
        <w:rPr>
          <w:rFonts w:eastAsia="Arial Unicode MS" w:cs="Arial Unicode MS" w:hint="eastAsia"/>
        </w:rPr>
        <w:t xml:space="preserve">ist over </w:t>
      </w:r>
      <w:r w:rsidR="00115E1E">
        <w:rPr>
          <w:rFonts w:eastAsia="Arial Unicode MS" w:cs="Arial Unicode MS" w:hint="eastAsia"/>
        </w:rPr>
        <w:t>tim</w:t>
      </w:r>
      <w:r w:rsidR="00115E1E">
        <w:rPr>
          <w:rFonts w:eastAsia="Arial Unicode MS" w:cs="Arial Unicode MS" w:hint="eastAsia"/>
        </w:rPr>
        <w:t>e, unlike specialists, wh</w:t>
      </w:r>
      <w:r w:rsidR="00115E1E">
        <w:rPr>
          <w:rFonts w:eastAsia="Arial Unicode MS" w:cs="Arial Unicode MS" w:hint="eastAsia"/>
        </w:rPr>
        <w:t>ose populations</w:t>
      </w:r>
      <w:r w:rsidR="00115E1E">
        <w:rPr>
          <w:rFonts w:eastAsia="Arial Unicode MS" w:cs="Arial Unicode MS" w:hint="eastAsia"/>
        </w:rPr>
        <w:t xml:space="preserve"> are closely tied to pest populations.</w:t>
      </w:r>
    </w:p>
  </w:comment>
  <w:comment w:id="524" w:author="." w:date="2020-02-14T21:33:00Z" w:initials="">
    <w:p w:rsidR="005357EF" w:rsidRDefault="005357EF">
      <w:pPr>
        <w:pStyle w:val="Default"/>
      </w:pPr>
    </w:p>
    <w:p w:rsidR="005357EF" w:rsidRDefault="00115E1E">
      <w:pPr>
        <w:pStyle w:val="Default"/>
      </w:pPr>
      <w:r>
        <w:rPr>
          <w:rFonts w:eastAsia="Arial Unicode MS" w:cs="Arial Unicode MS"/>
        </w:rPr>
        <w:t>GC: I feel that this statement is not well-supported by our results, since in our study we did not directly examine the predator populations in response to alternative prey. So I</w:t>
      </w:r>
      <w:r>
        <w:rPr>
          <w:rFonts w:eastAsia="Arial Unicode MS" w:cs="Arial Unicode MS"/>
        </w:rPr>
        <w:t>’</w:t>
      </w:r>
      <w:r>
        <w:rPr>
          <w:rFonts w:eastAsia="Arial Unicode MS" w:cs="Arial Unicode MS"/>
        </w:rPr>
        <w:t xml:space="preserve">m not sure if we can really </w:t>
      </w:r>
      <w:r>
        <w:rPr>
          <w:rFonts w:eastAsia="Arial Unicode MS" w:cs="Arial Unicode MS"/>
        </w:rPr>
        <w:t>“</w:t>
      </w:r>
      <w:r>
        <w:rPr>
          <w:rFonts w:eastAsia="Arial Unicode MS" w:cs="Arial Unicode MS"/>
        </w:rPr>
        <w:t>imply</w:t>
      </w:r>
      <w:r>
        <w:rPr>
          <w:rFonts w:eastAsia="Arial Unicode MS" w:cs="Arial Unicode MS"/>
        </w:rPr>
        <w:t xml:space="preserve">” </w:t>
      </w:r>
      <w:r>
        <w:rPr>
          <w:rFonts w:eastAsia="Arial Unicode MS" w:cs="Arial Unicode MS"/>
        </w:rPr>
        <w:t>this.</w:t>
      </w:r>
    </w:p>
  </w:comment>
  <w:comment w:id="533" w:author="." w:date="2020-02-14T21:33:00Z" w:initials="">
    <w:p w:rsidR="005357EF" w:rsidRDefault="005357EF">
      <w:pPr>
        <w:pStyle w:val="Default"/>
      </w:pPr>
    </w:p>
    <w:p w:rsidR="005357EF" w:rsidRDefault="00115E1E">
      <w:pPr>
        <w:pStyle w:val="Default"/>
      </w:pPr>
      <w:r>
        <w:rPr>
          <w:rFonts w:eastAsia="Arial Unicode MS" w:cs="Arial Unicode MS"/>
        </w:rPr>
        <w:t xml:space="preserve">GC: I think we should make clear the distinction between per capita effect and reduction in pest populations. </w:t>
      </w:r>
      <w:r>
        <w:rPr>
          <w:rFonts w:eastAsia="Arial Unicode MS" w:cs="Arial Unicode MS"/>
        </w:rPr>
        <w:t>“</w:t>
      </w:r>
      <w:proofErr w:type="spellStart"/>
      <w:r>
        <w:rPr>
          <w:rFonts w:eastAsia="Arial Unicode MS" w:cs="Arial Unicode MS"/>
        </w:rPr>
        <w:t>Biocontrol</w:t>
      </w:r>
      <w:proofErr w:type="spellEnd"/>
      <w:r>
        <w:rPr>
          <w:rFonts w:eastAsia="Arial Unicode MS" w:cs="Arial Unicode MS"/>
        </w:rPr>
        <w:t xml:space="preserve"> potential</w:t>
      </w:r>
      <w:r>
        <w:rPr>
          <w:rFonts w:eastAsia="Arial Unicode MS" w:cs="Arial Unicode MS"/>
        </w:rPr>
        <w:t xml:space="preserve">” </w:t>
      </w:r>
      <w:r>
        <w:rPr>
          <w:rFonts w:eastAsia="Arial Unicode MS" w:cs="Arial Unicode MS"/>
        </w:rPr>
        <w:t>seems a bit vague to me.</w:t>
      </w:r>
    </w:p>
  </w:comment>
  <w:comment w:id="548" w:author="." w:date="2020-02-14T21:33:00Z" w:initials="">
    <w:p w:rsidR="005357EF" w:rsidRDefault="005357EF">
      <w:pPr>
        <w:pStyle w:val="Default"/>
      </w:pPr>
    </w:p>
    <w:p w:rsidR="005357EF" w:rsidRDefault="00115E1E">
      <w:pPr>
        <w:pStyle w:val="Default"/>
      </w:pPr>
      <w:r>
        <w:rPr>
          <w:rFonts w:eastAsia="Arial Unicode MS" w:cs="Arial Unicode MS"/>
        </w:rPr>
        <w:t xml:space="preserve">GC: I wonder if we can really use </w:t>
      </w:r>
      <w:r>
        <w:rPr>
          <w:rFonts w:eastAsia="Arial Unicode MS" w:cs="Arial Unicode MS"/>
        </w:rPr>
        <w:t>“</w:t>
      </w:r>
      <w:r>
        <w:rPr>
          <w:rFonts w:eastAsia="Arial Unicode MS" w:cs="Arial Unicode MS"/>
        </w:rPr>
        <w:t>pest suppression</w:t>
      </w:r>
      <w:r>
        <w:rPr>
          <w:rFonts w:eastAsia="Arial Unicode MS" w:cs="Arial Unicode MS"/>
        </w:rPr>
        <w:t>”</w:t>
      </w:r>
      <w:r>
        <w:rPr>
          <w:rFonts w:eastAsia="Arial Unicode MS" w:cs="Arial Unicode MS"/>
        </w:rPr>
        <w:t>. Most people will think of this as reduction</w:t>
      </w:r>
      <w:r>
        <w:rPr>
          <w:rFonts w:eastAsia="Arial Unicode MS" w:cs="Arial Unicode MS"/>
        </w:rPr>
        <w:t xml:space="preserve"> in pest abundance rather than consumption on pest.</w:t>
      </w:r>
    </w:p>
  </w:comment>
  <w:comment w:id="560" w:author="Jia Ang Ou" w:date="2020-02-27T12:11:00Z" w:initials="">
    <w:p w:rsidR="005357EF" w:rsidRDefault="005357EF">
      <w:pPr>
        <w:pStyle w:val="Default"/>
      </w:pPr>
    </w:p>
    <w:p w:rsidR="005357EF" w:rsidRDefault="00115E1E">
      <w:pPr>
        <w:pStyle w:val="Default"/>
        <w:rPr>
          <w:rFonts w:eastAsia="Arial Unicode MS" w:cs="Arial Unicode MS" w:hint="eastAsia"/>
        </w:rPr>
      </w:pPr>
      <w:proofErr w:type="gramStart"/>
      <w:r>
        <w:rPr>
          <w:rFonts w:eastAsia="Arial Unicode MS" w:cs="Arial Unicode MS"/>
        </w:rPr>
        <w:t>we</w:t>
      </w:r>
      <w:proofErr w:type="gramEnd"/>
      <w:r>
        <w:rPr>
          <w:rFonts w:eastAsia="Arial Unicode MS" w:cs="Arial Unicode MS"/>
        </w:rPr>
        <w:t xml:space="preserve"> selected farms such that organic and conventional farms were embedded within the same landscape context.</w:t>
      </w:r>
      <w:r w:rsidR="00D726B8">
        <w:rPr>
          <w:rFonts w:eastAsia="Arial Unicode MS" w:cs="Arial Unicode MS" w:hint="eastAsia"/>
        </w:rPr>
        <w:t xml:space="preserve"> </w:t>
      </w:r>
    </w:p>
    <w:p w:rsidR="00D726B8" w:rsidRDefault="00D726B8">
      <w:pPr>
        <w:pStyle w:val="Default"/>
        <w:rPr>
          <w:rFonts w:eastAsia="Arial Unicode MS" w:cs="Arial Unicode MS" w:hint="eastAsia"/>
        </w:rPr>
      </w:pPr>
    </w:p>
    <w:p w:rsidR="00D726B8" w:rsidRDefault="00D726B8">
      <w:pPr>
        <w:pStyle w:val="Default"/>
      </w:pPr>
      <w:r>
        <w:rPr>
          <w:rFonts w:eastAsia="Arial Unicode MS" w:cs="Arial Unicode MS" w:hint="eastAsia"/>
        </w:rPr>
        <w:t xml:space="preserve">GC: If we rewrite this sentence in this way, then we can omit the word </w:t>
      </w:r>
      <w:r>
        <w:rPr>
          <w:rFonts w:eastAsia="Arial Unicode MS" w:cs="Arial Unicode MS" w:hint="eastAsia"/>
        </w:rPr>
        <w:t>“</w:t>
      </w:r>
      <w:r>
        <w:rPr>
          <w:rFonts w:eastAsia="Arial Unicode MS" w:cs="Arial Unicode MS" w:hint="eastAsia"/>
        </w:rPr>
        <w:t>paired</w:t>
      </w:r>
      <w:r>
        <w:rPr>
          <w:rFonts w:eastAsia="Arial Unicode MS" w:cs="Arial Unicode MS" w:hint="eastAsia"/>
        </w:rPr>
        <w:t>”</w:t>
      </w:r>
      <w:r>
        <w:rPr>
          <w:rFonts w:eastAsia="Arial Unicode MS" w:cs="Arial Unicode MS" w:hint="eastAsia"/>
        </w:rPr>
        <w:t xml:space="preserve"> in the previous parts.</w:t>
      </w:r>
    </w:p>
  </w:comment>
  <w:comment w:id="644" w:author="Jia Ang Ou" w:date="2020-02-27T12:17:00Z" w:initials="">
    <w:p w:rsidR="005357EF" w:rsidRDefault="005357EF">
      <w:pPr>
        <w:pStyle w:val="Default"/>
      </w:pPr>
    </w:p>
    <w:p w:rsidR="005357EF" w:rsidRDefault="00115E1E">
      <w:pPr>
        <w:pStyle w:val="Default"/>
        <w:rPr>
          <w:rFonts w:eastAsia="Arial Unicode MS" w:cs="Arial Unicode MS" w:hint="eastAsia"/>
        </w:rPr>
      </w:pPr>
      <w:r>
        <w:rPr>
          <w:rFonts w:eastAsia="Arial Unicode MS" w:cs="Arial Unicode MS"/>
        </w:rPr>
        <w:t>I</w:t>
      </w:r>
      <w:r>
        <w:rPr>
          <w:rFonts w:eastAsia="Arial Unicode MS" w:cs="Arial Unicode MS"/>
        </w:rPr>
        <w:t>’</w:t>
      </w:r>
      <w:r>
        <w:rPr>
          <w:rFonts w:eastAsia="Arial Unicode MS" w:cs="Arial Unicode MS"/>
        </w:rPr>
        <w:t>m not sure if this contradicts the influence of non-pest species</w:t>
      </w:r>
      <w:r>
        <w:rPr>
          <w:rFonts w:eastAsia="Arial Unicode MS" w:cs="Arial Unicode MS"/>
        </w:rPr>
        <w:t xml:space="preserve">… </w:t>
      </w:r>
      <w:r>
        <w:rPr>
          <w:rFonts w:eastAsia="Arial Unicode MS" w:cs="Arial Unicode MS"/>
        </w:rPr>
        <w:t>Actually, it kind of suppo</w:t>
      </w:r>
      <w:r>
        <w:rPr>
          <w:rFonts w:eastAsia="Arial Unicode MS" w:cs="Arial Unicode MS"/>
        </w:rPr>
        <w:t xml:space="preserve">rts it in a way? Because our pest abundance is relative abundance, which means less non-pest </w:t>
      </w:r>
      <w:proofErr w:type="gramStart"/>
      <w:r>
        <w:rPr>
          <w:rFonts w:eastAsia="Arial Unicode MS" w:cs="Arial Unicode MS"/>
        </w:rPr>
        <w:t>prey  (</w:t>
      </w:r>
      <w:proofErr w:type="spellStart"/>
      <w:proofErr w:type="gramEnd"/>
      <w:r>
        <w:rPr>
          <w:rFonts w:eastAsia="Arial Unicode MS" w:cs="Arial Unicode MS"/>
        </w:rPr>
        <w:t>ie</w:t>
      </w:r>
      <w:proofErr w:type="spellEnd"/>
      <w:r>
        <w:rPr>
          <w:rFonts w:eastAsia="Arial Unicode MS" w:cs="Arial Unicode MS"/>
        </w:rPr>
        <w:t>. Less non-</w:t>
      </w:r>
      <w:proofErr w:type="gramStart"/>
      <w:r>
        <w:rPr>
          <w:rFonts w:eastAsia="Arial Unicode MS" w:cs="Arial Unicode MS"/>
        </w:rPr>
        <w:t>pest  =</w:t>
      </w:r>
      <w:proofErr w:type="gramEnd"/>
      <w:r>
        <w:rPr>
          <w:rFonts w:eastAsia="Arial Unicode MS" w:cs="Arial Unicode MS"/>
        </w:rPr>
        <w:t xml:space="preserve"> more pest consumption)</w:t>
      </w:r>
    </w:p>
    <w:p w:rsidR="005C33C7" w:rsidRDefault="005C33C7">
      <w:pPr>
        <w:pStyle w:val="Default"/>
        <w:rPr>
          <w:rFonts w:eastAsia="Arial Unicode MS" w:cs="Arial Unicode MS" w:hint="eastAsia"/>
        </w:rPr>
      </w:pPr>
    </w:p>
    <w:p w:rsidR="005C33C7" w:rsidRDefault="005C33C7">
      <w:pPr>
        <w:pStyle w:val="Default"/>
      </w:pPr>
      <w:r>
        <w:rPr>
          <w:rFonts w:eastAsia="Arial Unicode MS" w:cs="Arial Unicode MS" w:hint="eastAsia"/>
        </w:rPr>
        <w:t>GC: It</w:t>
      </w:r>
      <w:r>
        <w:rPr>
          <w:rFonts w:eastAsia="Arial Unicode MS" w:cs="Arial Unicode MS" w:hint="eastAsia"/>
        </w:rPr>
        <w:t>’</w:t>
      </w:r>
      <w:r>
        <w:rPr>
          <w:rFonts w:eastAsia="Arial Unicode MS" w:cs="Arial Unicode MS" w:hint="eastAsia"/>
        </w:rPr>
        <w:t xml:space="preserve">s not necessarily that the abundance of non-pest species will decrease when pest species increase. Non-pests could still maintain a relative stable population size over time, but generalist predators are able to switch to pests when they </w:t>
      </w:r>
      <w:r w:rsidR="000B5D6F">
        <w:rPr>
          <w:rFonts w:eastAsia="Arial Unicode MS" w:cs="Arial Unicode MS" w:hint="eastAsia"/>
        </w:rPr>
        <w:t>increase in populations.</w:t>
      </w:r>
      <w:r>
        <w:rPr>
          <w:rFonts w:eastAsia="Arial Unicode MS" w:cs="Arial Unicode MS" w:hint="eastAsia"/>
        </w:rPr>
        <w:t xml:space="preserve">  </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done="0"/>
  <w15:commentEx w15:paraId="1112000A" w15:done="0"/>
  <w15:commentEx w15:paraId="1112000C" w15:done="0"/>
  <w15:commentEx w15:paraId="1112000E" w15:done="0"/>
  <w15:commentEx w15:paraId="11120010" w15:done="0"/>
  <w15:commentEx w15:paraId="11120018" w15:done="0"/>
  <w15:commentEx w15:paraId="1112001A" w15:done="0"/>
  <w15:commentEx w15:paraId="1112001C" w15:done="0"/>
  <w15:commentEx w15:paraId="1112001E" w15:done="0"/>
  <w15:commentEx w15:paraId="11120020" w15:done="0"/>
  <w15:commentEx w15:paraId="11120022" w15:done="0"/>
  <w15:commentEx w15:paraId="11120026" w15:done="0"/>
  <w15:commentEx w15:paraId="11120028" w15:done="0"/>
  <w15:commentEx w15:paraId="1112002A" w15:done="0"/>
  <w15:commentEx w15:paraId="1112002C" w15:done="0"/>
  <w15:commentEx w15:paraId="1112002E" w15:paraIdParent="1112002C" w15:done="0"/>
  <w15:commentEx w15:paraId="11120030" w15:paraIdParent="1112002C" w15:done="0"/>
  <w15:commentEx w15:paraId="11120032" w15:done="0"/>
  <w15:commentEx w15:paraId="11120034" w15:done="0"/>
  <w15:commentEx w15:paraId="11120036" w15:done="0"/>
  <w15:commentEx w15:paraId="11120038" w15:paraIdParent="11120036" w15:done="0"/>
  <w15:commentEx w15:paraId="1112003A" w15:done="0"/>
  <w15:commentEx w15:paraId="1112003C" w15:done="0"/>
  <w15:commentEx w15:paraId="1112003E" w15:done="0"/>
  <w15:commentEx w15:paraId="11120040" w15:done="0"/>
  <w15:commentEx w15:paraId="1112004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E1E" w:rsidRDefault="00115E1E" w:rsidP="005357EF">
      <w:r>
        <w:separator/>
      </w:r>
    </w:p>
  </w:endnote>
  <w:endnote w:type="continuationSeparator" w:id="0">
    <w:p w:rsidR="00115E1E" w:rsidRDefault="00115E1E" w:rsidP="005357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7EF" w:rsidRDefault="005357EF">
    <w:pPr>
      <w:pStyle w:val="a4"/>
      <w:jc w:val="center"/>
    </w:pPr>
    <w:r>
      <w:fldChar w:fldCharType="begin"/>
    </w:r>
    <w:r w:rsidR="00115E1E">
      <w:instrText xml:space="preserve"> PAGE </w:instrText>
    </w:r>
    <w:r>
      <w:fldChar w:fldCharType="separate"/>
    </w:r>
    <w:r w:rsidR="000B5D6F">
      <w:rPr>
        <w:noProof/>
      </w:rPr>
      <w:t>17</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E1E" w:rsidRDefault="00115E1E" w:rsidP="005357EF">
      <w:r>
        <w:separator/>
      </w:r>
    </w:p>
  </w:footnote>
  <w:footnote w:type="continuationSeparator" w:id="0">
    <w:p w:rsidR="00115E1E" w:rsidRDefault="00115E1E" w:rsidP="005357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7A2"/>
    <w:multiLevelType w:val="hybridMultilevel"/>
    <w:tmpl w:val="5E4A9C68"/>
    <w:numStyleLink w:val="ImportedStyle1"/>
  </w:abstractNum>
  <w:abstractNum w:abstractNumId="1">
    <w:nsid w:val="1284737C"/>
    <w:multiLevelType w:val="hybridMultilevel"/>
    <w:tmpl w:val="5E4A9C68"/>
    <w:styleLink w:val="ImportedStyle1"/>
    <w:lvl w:ilvl="0" w:tplc="CC4E4E1E">
      <w:start w:val="1"/>
      <w:numFmt w:val="decimal"/>
      <w:lvlText w:val="%1."/>
      <w:lvlJc w:val="left"/>
      <w:pPr>
        <w:ind w:left="35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52585998">
      <w:start w:val="1"/>
      <w:numFmt w:val="lowerLetter"/>
      <w:lvlText w:val="%2."/>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8CF86C66">
      <w:start w:val="1"/>
      <w:numFmt w:val="lowerRoman"/>
      <w:lvlText w:val="%3."/>
      <w:lvlJc w:val="left"/>
      <w:pPr>
        <w:ind w:left="1797" w:hanging="297"/>
      </w:pPr>
      <w:rPr>
        <w:rFonts w:hAnsi="Arial Unicode MS"/>
        <w:caps w:val="0"/>
        <w:smallCaps w:val="0"/>
        <w:strike w:val="0"/>
        <w:dstrike w:val="0"/>
        <w:outline w:val="0"/>
        <w:emboss w:val="0"/>
        <w:imprint w:val="0"/>
        <w:spacing w:val="0"/>
        <w:w w:val="100"/>
        <w:kern w:val="0"/>
        <w:position w:val="0"/>
        <w:highlight w:val="none"/>
        <w:vertAlign w:val="baseline"/>
      </w:rPr>
    </w:lvl>
    <w:lvl w:ilvl="3" w:tplc="100C23F0">
      <w:start w:val="1"/>
      <w:numFmt w:val="decimal"/>
      <w:lvlText w:val="%4."/>
      <w:lvlJc w:val="left"/>
      <w:pPr>
        <w:ind w:left="251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09DE01E8">
      <w:start w:val="1"/>
      <w:numFmt w:val="lowerLetter"/>
      <w:lvlText w:val="%5."/>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67A80914">
      <w:start w:val="1"/>
      <w:numFmt w:val="lowerRoman"/>
      <w:lvlText w:val="%6."/>
      <w:lvlJc w:val="left"/>
      <w:pPr>
        <w:ind w:left="3957" w:hanging="297"/>
      </w:pPr>
      <w:rPr>
        <w:rFonts w:hAnsi="Arial Unicode MS"/>
        <w:caps w:val="0"/>
        <w:smallCaps w:val="0"/>
        <w:strike w:val="0"/>
        <w:dstrike w:val="0"/>
        <w:outline w:val="0"/>
        <w:emboss w:val="0"/>
        <w:imprint w:val="0"/>
        <w:spacing w:val="0"/>
        <w:w w:val="100"/>
        <w:kern w:val="0"/>
        <w:position w:val="0"/>
        <w:highlight w:val="none"/>
        <w:vertAlign w:val="baseline"/>
      </w:rPr>
    </w:lvl>
    <w:lvl w:ilvl="6" w:tplc="C0727A7E">
      <w:start w:val="1"/>
      <w:numFmt w:val="decimal"/>
      <w:lvlText w:val="%7."/>
      <w:lvlJc w:val="left"/>
      <w:pPr>
        <w:ind w:left="467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AD10CD2C">
      <w:start w:val="1"/>
      <w:numFmt w:val="lowerLetter"/>
      <w:lvlText w:val="%8."/>
      <w:lvlJc w:val="left"/>
      <w:pPr>
        <w:ind w:left="539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C8F0183C">
      <w:start w:val="1"/>
      <w:numFmt w:val="lowerRoman"/>
      <w:lvlText w:val="%9."/>
      <w:lvlJc w:val="left"/>
      <w:pPr>
        <w:ind w:left="6117" w:hanging="29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trackRevisions/>
  <w:defaultTabStop w:val="480"/>
  <w:characterSpacingControl w:val="doNotCompress"/>
  <w:hdrShapeDefaults>
    <o:shapedefaults v:ext="edit" spidmax="3074"/>
  </w:hdrShapeDefaults>
  <w:footnotePr>
    <w:footnote w:id="-1"/>
    <w:footnote w:id="0"/>
  </w:footnotePr>
  <w:endnotePr>
    <w:endnote w:id="-1"/>
    <w:endnote w:id="0"/>
  </w:endnotePr>
  <w:compat>
    <w:useFELayout/>
  </w:compat>
  <w:rsids>
    <w:rsidRoot w:val="005357EF"/>
    <w:rsid w:val="00020080"/>
    <w:rsid w:val="000B5D6F"/>
    <w:rsid w:val="00115E1E"/>
    <w:rsid w:val="005357EF"/>
    <w:rsid w:val="005C33C7"/>
    <w:rsid w:val="00863010"/>
    <w:rsid w:val="008C7471"/>
    <w:rsid w:val="009C0052"/>
    <w:rsid w:val="00AA4760"/>
    <w:rsid w:val="00B308F6"/>
    <w:rsid w:val="00C148C0"/>
    <w:rsid w:val="00C91045"/>
    <w:rsid w:val="00D726B8"/>
    <w:rsid w:val="00DD73A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5357EF"/>
    <w:pPr>
      <w:widowControl w:val="0"/>
    </w:pPr>
    <w:rPr>
      <w:rFonts w:cs="Arial Unicode M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357EF"/>
    <w:rPr>
      <w:u w:val="single"/>
    </w:rPr>
  </w:style>
  <w:style w:type="table" w:customStyle="1" w:styleId="TableNormal">
    <w:name w:val="Table Normal"/>
    <w:rsid w:val="005357EF"/>
    <w:tblPr>
      <w:tblInd w:w="0" w:type="dxa"/>
      <w:tblCellMar>
        <w:top w:w="0" w:type="dxa"/>
        <w:left w:w="0" w:type="dxa"/>
        <w:bottom w:w="0" w:type="dxa"/>
        <w:right w:w="0" w:type="dxa"/>
      </w:tblCellMar>
    </w:tblPr>
  </w:style>
  <w:style w:type="paragraph" w:customStyle="1" w:styleId="HeaderFooter">
    <w:name w:val="Header &amp; Footer"/>
    <w:rsid w:val="005357EF"/>
    <w:pPr>
      <w:tabs>
        <w:tab w:val="right" w:pos="9020"/>
      </w:tabs>
    </w:pPr>
    <w:rPr>
      <w:rFonts w:ascii="Helvetica Neue" w:hAnsi="Helvetica Neue" w:cs="Arial Unicode MS"/>
      <w:color w:val="000000"/>
      <w:sz w:val="24"/>
      <w:szCs w:val="24"/>
    </w:rPr>
  </w:style>
  <w:style w:type="paragraph" w:styleId="a4">
    <w:name w:val="footer"/>
    <w:rsid w:val="005357EF"/>
    <w:pPr>
      <w:tabs>
        <w:tab w:val="center" w:pos="4153"/>
        <w:tab w:val="right" w:pos="8306"/>
      </w:tabs>
    </w:pPr>
    <w:rPr>
      <w:rFonts w:cs="Arial Unicode MS"/>
      <w:color w:val="000000"/>
      <w:u w:color="000000"/>
    </w:rPr>
  </w:style>
  <w:style w:type="paragraph" w:styleId="a5">
    <w:name w:val="No Spacing"/>
    <w:rsid w:val="005357EF"/>
    <w:pPr>
      <w:widowControl w:val="0"/>
    </w:pPr>
    <w:rPr>
      <w:rFonts w:cs="Arial Unicode MS"/>
      <w:color w:val="000000"/>
      <w:sz w:val="24"/>
      <w:szCs w:val="24"/>
      <w:u w:color="000000"/>
    </w:rPr>
  </w:style>
  <w:style w:type="paragraph" w:customStyle="1" w:styleId="Default">
    <w:name w:val="Default"/>
    <w:rsid w:val="005357EF"/>
    <w:rPr>
      <w:rFonts w:ascii="Helvetica Neue" w:eastAsia="Helvetica Neue" w:hAnsi="Helvetica Neue" w:cs="Helvetica Neue"/>
      <w:color w:val="000000"/>
      <w:sz w:val="22"/>
      <w:szCs w:val="22"/>
    </w:rPr>
  </w:style>
  <w:style w:type="character" w:customStyle="1" w:styleId="Hyperlink0">
    <w:name w:val="Hyperlink.0"/>
    <w:basedOn w:val="a3"/>
    <w:rsid w:val="005357EF"/>
    <w:rPr>
      <w:color w:val="0000FF"/>
      <w:u w:val="single" w:color="0000FF"/>
    </w:rPr>
  </w:style>
  <w:style w:type="numbering" w:customStyle="1" w:styleId="ImportedStyle1">
    <w:name w:val="Imported Style 1"/>
    <w:rsid w:val="005357EF"/>
    <w:pPr>
      <w:numPr>
        <w:numId w:val="1"/>
      </w:numPr>
    </w:pPr>
  </w:style>
  <w:style w:type="paragraph" w:customStyle="1" w:styleId="Normal1">
    <w:name w:val="Normal1"/>
    <w:rsid w:val="005357EF"/>
    <w:pPr>
      <w:widowControl w:val="0"/>
    </w:pPr>
    <w:rPr>
      <w:rFonts w:eastAsia="Times New Roman"/>
      <w:color w:val="000000"/>
      <w:sz w:val="24"/>
      <w:szCs w:val="24"/>
      <w:u w:color="000000"/>
    </w:rPr>
  </w:style>
  <w:style w:type="paragraph" w:styleId="a6">
    <w:name w:val="List Paragraph"/>
    <w:rsid w:val="005357EF"/>
    <w:pPr>
      <w:widowControl w:val="0"/>
      <w:ind w:left="480"/>
    </w:pPr>
    <w:rPr>
      <w:rFonts w:cs="Arial Unicode MS"/>
      <w:color w:val="000000"/>
      <w:sz w:val="24"/>
      <w:szCs w:val="24"/>
      <w:u w:color="000000"/>
    </w:rPr>
  </w:style>
  <w:style w:type="paragraph" w:customStyle="1" w:styleId="EndNoteBibliography">
    <w:name w:val="EndNote Bibliography"/>
    <w:rsid w:val="005357EF"/>
    <w:pPr>
      <w:widowControl w:val="0"/>
      <w:spacing w:after="200"/>
      <w:jc w:val="both"/>
    </w:pPr>
    <w:rPr>
      <w:rFonts w:eastAsia="Times New Roman"/>
      <w:color w:val="000000"/>
      <w:sz w:val="24"/>
      <w:szCs w:val="24"/>
      <w:u w:color="000000"/>
    </w:rPr>
  </w:style>
  <w:style w:type="paragraph" w:styleId="a7">
    <w:name w:val="annotation text"/>
    <w:basedOn w:val="a"/>
    <w:link w:val="a8"/>
    <w:uiPriority w:val="99"/>
    <w:semiHidden/>
    <w:unhideWhenUsed/>
    <w:rsid w:val="005357EF"/>
    <w:rPr>
      <w:sz w:val="20"/>
      <w:szCs w:val="20"/>
    </w:rPr>
  </w:style>
  <w:style w:type="character" w:customStyle="1" w:styleId="a8">
    <w:name w:val="註解文字 字元"/>
    <w:basedOn w:val="a0"/>
    <w:link w:val="a7"/>
    <w:uiPriority w:val="99"/>
    <w:semiHidden/>
    <w:rsid w:val="005357EF"/>
    <w:rPr>
      <w:rFonts w:cs="Arial Unicode MS"/>
      <w:color w:val="000000"/>
      <w:kern w:val="2"/>
      <w:u w:color="000000"/>
    </w:rPr>
  </w:style>
  <w:style w:type="character" w:styleId="a9">
    <w:name w:val="annotation reference"/>
    <w:basedOn w:val="a0"/>
    <w:uiPriority w:val="99"/>
    <w:semiHidden/>
    <w:unhideWhenUsed/>
    <w:rsid w:val="005357EF"/>
    <w:rPr>
      <w:sz w:val="16"/>
      <w:szCs w:val="16"/>
    </w:rPr>
  </w:style>
  <w:style w:type="paragraph" w:styleId="aa">
    <w:name w:val="Balloon Text"/>
    <w:basedOn w:val="a"/>
    <w:link w:val="ab"/>
    <w:uiPriority w:val="99"/>
    <w:semiHidden/>
    <w:unhideWhenUsed/>
    <w:rsid w:val="00C148C0"/>
    <w:rPr>
      <w:rFonts w:ascii="新細明體" w:eastAsia="新細明體"/>
      <w:sz w:val="18"/>
      <w:szCs w:val="18"/>
    </w:rPr>
  </w:style>
  <w:style w:type="character" w:customStyle="1" w:styleId="ab">
    <w:name w:val="註解方塊文字 字元"/>
    <w:basedOn w:val="a0"/>
    <w:link w:val="aa"/>
    <w:uiPriority w:val="99"/>
    <w:semiHidden/>
    <w:rsid w:val="00C148C0"/>
    <w:rPr>
      <w:rFonts w:ascii="新細明體" w:eastAsia="新細明體" w:cs="Arial Unicode MS"/>
      <w:color w:val="000000"/>
      <w:kern w:val="2"/>
      <w:sz w:val="18"/>
      <w:szCs w:val="18"/>
      <w:u w:color="000000"/>
    </w:rPr>
  </w:style>
  <w:style w:type="paragraph" w:styleId="ac">
    <w:name w:val="header"/>
    <w:basedOn w:val="a"/>
    <w:link w:val="ad"/>
    <w:uiPriority w:val="99"/>
    <w:semiHidden/>
    <w:unhideWhenUsed/>
    <w:rsid w:val="00C148C0"/>
    <w:pPr>
      <w:tabs>
        <w:tab w:val="center" w:pos="4320"/>
        <w:tab w:val="right" w:pos="8640"/>
      </w:tabs>
    </w:pPr>
  </w:style>
  <w:style w:type="character" w:customStyle="1" w:styleId="ad">
    <w:name w:val="頁首 字元"/>
    <w:basedOn w:val="a0"/>
    <w:link w:val="ac"/>
    <w:uiPriority w:val="99"/>
    <w:semiHidden/>
    <w:rsid w:val="00C148C0"/>
    <w:rPr>
      <w:rFonts w:cs="Arial Unicode MS"/>
      <w:color w:val="000000"/>
      <w:kern w:val="2"/>
      <w:sz w:val="24"/>
      <w:szCs w:val="24"/>
      <w:u w:color="000000"/>
    </w:rPr>
  </w:style>
  <w:style w:type="paragraph" w:styleId="ae">
    <w:name w:val="Revision"/>
    <w:hidden/>
    <w:uiPriority w:val="99"/>
    <w:semiHidden/>
    <w:rsid w:val="00D726B8"/>
    <w:pPr>
      <w:pBdr>
        <w:top w:val="none" w:sz="0" w:space="0" w:color="auto"/>
        <w:left w:val="none" w:sz="0" w:space="0" w:color="auto"/>
        <w:bottom w:val="none" w:sz="0" w:space="0" w:color="auto"/>
        <w:right w:val="none" w:sz="0" w:space="0" w:color="auto"/>
        <w:between w:val="none" w:sz="0" w:space="0" w:color="auto"/>
        <w:bar w:val="none" w:sz="0" w:color="auto"/>
      </w:pBdr>
    </w:pPr>
    <w:rPr>
      <w:rFonts w:cs="Arial Unicode MS"/>
      <w:color w:val="000000"/>
      <w:kern w:val="2"/>
      <w:sz w:val="24"/>
      <w:szCs w:val="24"/>
      <w:u w:color="00000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ckho@ntu.edu.tw"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tiff"/><Relationship Id="rId2" Type="http://schemas.openxmlformats.org/officeDocument/2006/relationships/styles" Target="styles.xml"/><Relationship Id="rId16"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佈景主題">
      <a:majorFont>
        <a:latin typeface="Helvetica Neue"/>
        <a:ea typeface="Helvetica Neue"/>
        <a:cs typeface="Helvetica Neue"/>
      </a:majorFont>
      <a:minorFont>
        <a:latin typeface="Helvetica Neue"/>
        <a:ea typeface="Helvetica Neue"/>
        <a:cs typeface="Helvetica Neue"/>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28</Pages>
  <Words>27474</Words>
  <Characters>156602</Characters>
  <Application>Microsoft Office Word</Application>
  <DocSecurity>0</DocSecurity>
  <Lines>1305</Lines>
  <Paragraphs>367</Paragraphs>
  <ScaleCrop>false</ScaleCrop>
  <Company>.</Company>
  <LinksUpToDate>false</LinksUpToDate>
  <CharactersWithSpaces>183709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9</cp:revision>
  <dcterms:created xsi:type="dcterms:W3CDTF">2020-02-27T19:20:00Z</dcterms:created>
  <dcterms:modified xsi:type="dcterms:W3CDTF">2020-02-27T20:17:00Z</dcterms:modified>
</cp:coreProperties>
</file>